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4C5DA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禾大 Croda Beauty · 月度情报报告</w:t>
      </w:r>
    </w:p>
    <w:p w14:paraId="69B72039" w14:textId="35D1EAD1" w:rsidR="005C7F34" w:rsidRDefault="005C7F34" w:rsidP="005C7F34">
      <w:pPr>
        <w:rPr>
          <w:b/>
          <w:bCs/>
        </w:rPr>
      </w:pPr>
      <w:r w:rsidRPr="005C7F34">
        <w:rPr>
          <w:b/>
          <w:bCs/>
        </w:rPr>
        <w:t>栏目与标签体系确认清单</w:t>
      </w:r>
    </w:p>
    <w:p w14:paraId="378E37D0" w14:textId="2F4B6A7C" w:rsidR="005C7F34" w:rsidRPr="005C7F34" w:rsidRDefault="005C7F34" w:rsidP="005C7F34">
      <w:pPr>
        <w:jc w:val="right"/>
      </w:pPr>
      <w:r w:rsidRPr="005C7F34">
        <w:rPr>
          <w:rFonts w:hint="eastAsia"/>
        </w:rPr>
        <w:t>日期：</w:t>
      </w:r>
      <w:r w:rsidRPr="005C7F34">
        <w:t>2026年6月5日星期五</w:t>
      </w:r>
    </w:p>
    <w:p w14:paraId="315C175B" w14:textId="77777777" w:rsidR="005C7F34" w:rsidRPr="005C7F34" w:rsidRDefault="005C7F34" w:rsidP="005C7F34">
      <w:r w:rsidRPr="005C7F34">
        <w:t>本清单基于项目初步规划和您提供的账号清单（WeChat Article Export_v260604.xlsx）整理。请您从业务侧确认以下栏目结构和标签分类是否覆盖当前工作需求，直接批注或勾选即可。</w:t>
      </w:r>
    </w:p>
    <w:p w14:paraId="34F8C012" w14:textId="77777777" w:rsidR="005C7F34" w:rsidRPr="005C7F34" w:rsidRDefault="00530127" w:rsidP="005C7F34">
      <w:r>
        <w:pict w14:anchorId="0DBD9F4C">
          <v:rect id="_x0000_i1025" style="width:0;height:1.5pt" o:hralign="center" o:hrstd="t" o:hr="t" fillcolor="#a0a0a0" stroked="f"/>
        </w:pict>
      </w:r>
    </w:p>
    <w:p w14:paraId="45ED4D5A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一、报告栏目结构（7个固定栏目）</w:t>
      </w:r>
    </w:p>
    <w:p w14:paraId="3BBD553B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6"/>
        <w:gridCol w:w="2738"/>
        <w:gridCol w:w="4502"/>
      </w:tblGrid>
      <w:tr w:rsidR="005C7F34" w:rsidRPr="005C7F34" w14:paraId="16424C98" w14:textId="77777777" w:rsidTr="005C7F34">
        <w:trPr>
          <w:tblHeader/>
        </w:trPr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7B829C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栏目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4E9421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定位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95A0AF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内容来源（基于您的清单）</w:t>
            </w:r>
          </w:p>
        </w:tc>
      </w:tr>
      <w:tr w:rsidR="005C7F34" w:rsidRPr="005C7F34" w14:paraId="346A9A38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810FBB" w14:textId="1D640AF0" w:rsidR="005C7F34" w:rsidRPr="005C7F34" w:rsidRDefault="00CA5C2E" w:rsidP="005C7F34">
            <w:ins w:id="0" w:author="Qin, Betty" w:date="2026-06-11T15:04:00Z" w16du:dateUtc="2026-06-11T07:04:00Z">
              <w:r>
                <w:rPr>
                  <w:rFonts w:hint="eastAsia"/>
                  <w:b/>
                  <w:bCs/>
                </w:rPr>
                <w:t>行业</w:t>
              </w:r>
            </w:ins>
            <w:del w:id="1" w:author="Qin, Betty" w:date="2026-06-11T15:04:00Z" w16du:dateUtc="2026-06-11T07:04:00Z">
              <w:r w:rsidR="005C7F34" w:rsidRPr="005C7F34" w:rsidDel="00712543">
                <w:rPr>
                  <w:rFonts w:hint="eastAsia"/>
                  <w:b/>
                  <w:bCs/>
                </w:rPr>
                <w:delText>市场</w:delText>
              </w:r>
            </w:del>
            <w:ins w:id="2" w:author="Qin, Betty" w:date="2026-06-11T15:04:00Z" w16du:dateUtc="2026-06-11T07:04:00Z">
              <w:r w:rsidR="00712543">
                <w:rPr>
                  <w:rFonts w:hint="eastAsia"/>
                  <w:b/>
                  <w:bCs/>
                </w:rPr>
                <w:t>新闻</w:t>
              </w:r>
            </w:ins>
            <w:r w:rsidR="005C7F34" w:rsidRPr="005C7F34">
              <w:rPr>
                <w:b/>
                <w:bCs/>
              </w:rPr>
              <w:t>快讯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45285D" w14:textId="29C00315" w:rsidR="005C7F34" w:rsidRPr="005C7F34" w:rsidRDefault="005C7F34" w:rsidP="005C7F34">
            <w:r w:rsidRPr="005C7F34">
              <w:t>当月行业重大事件、政策变化、市场数据的速览</w:t>
            </w:r>
            <w:ins w:id="3" w:author="Qin, Betty" w:date="2026-06-11T15:17:00Z" w16du:dateUtc="2026-06-11T07:17:00Z">
              <w:r w:rsidR="002746AC">
                <w:rPr>
                  <w:rFonts w:hint="eastAsia"/>
                </w:rPr>
                <w:t>、</w:t>
              </w:r>
              <w:r w:rsidR="002746AC" w:rsidRPr="002746AC">
                <w:rPr>
                  <w:rFonts w:hint="eastAsia"/>
                  <w:shd w:val="clear" w:color="auto" w:fill="FFFF00"/>
                  <w:rPrChange w:id="4" w:author="Qin, Betty" w:date="2026-06-11T15:17:00Z" w16du:dateUtc="2026-06-11T07:17:00Z">
                    <w:rPr>
                      <w:rFonts w:hint="eastAsia"/>
                    </w:rPr>
                  </w:rPrChange>
                </w:rPr>
                <w:t>高校合作</w:t>
              </w:r>
            </w:ins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2A50CD" w14:textId="77777777" w:rsidR="005C7F34" w:rsidRPr="005C7F34" w:rsidRDefault="005C7F34" w:rsidP="005C7F34">
            <w:r w:rsidRPr="005C7F34">
              <w:t>行业媒体（青眼、聚美丽、Fbeauty未来迹等）、PCHi、美丽修行App</w:t>
            </w:r>
          </w:p>
        </w:tc>
      </w:tr>
      <w:tr w:rsidR="005C7F34" w:rsidRPr="005C7F34" w14:paraId="78D90607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8AB36B3" w14:textId="77777777" w:rsidR="005C7F34" w:rsidRPr="005C7F34" w:rsidRDefault="005C7F34" w:rsidP="005C7F34">
            <w:r w:rsidRPr="005C7F34">
              <w:rPr>
                <w:b/>
                <w:bCs/>
              </w:rPr>
              <w:t>竞品动态监测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5E617E" w14:textId="77777777" w:rsidR="005C7F34" w:rsidRPr="005C7F34" w:rsidRDefault="005C7F34" w:rsidP="005C7F34">
            <w:r w:rsidRPr="005C7F34">
              <w:t>国际/国内原料商的新品、技术、合作、投融资、产能等动态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CF1157" w14:textId="77777777" w:rsidR="005C7F34" w:rsidRPr="005C7F34" w:rsidRDefault="005C7F34" w:rsidP="005C7F34">
            <w:r w:rsidRPr="005C7F34">
              <w:t>国际原料商（巴斯夫、赢创、德之馨、路博润等）、国内原料商（维琪、瑞吉明、辉文生物、克琴等）</w:t>
            </w:r>
          </w:p>
        </w:tc>
      </w:tr>
      <w:tr w:rsidR="005C7F34" w:rsidRPr="005C7F34" w14:paraId="6B5A135E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C92910" w14:textId="77777777" w:rsidR="005C7F34" w:rsidRPr="005C7F34" w:rsidRDefault="005C7F34" w:rsidP="005C7F34">
            <w:r w:rsidRPr="005C7F34">
              <w:rPr>
                <w:b/>
                <w:bCs/>
              </w:rPr>
              <w:t>成分趋势分析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3921A8" w14:textId="77777777" w:rsidR="005C7F34" w:rsidRPr="005C7F34" w:rsidRDefault="005C7F34" w:rsidP="005C7F34">
            <w:r w:rsidRPr="005C7F34">
              <w:t>热门成分与新兴技术的市场热度、应用方向、竞品布局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CCF183" w14:textId="77777777" w:rsidR="005C7F34" w:rsidRPr="005C7F34" w:rsidRDefault="005C7F34" w:rsidP="005C7F34">
            <w:r w:rsidRPr="005C7F34">
              <w:t>行业媒体成分报道、各原料商新品发布、美丽修行数据</w:t>
            </w:r>
          </w:p>
        </w:tc>
      </w:tr>
      <w:tr w:rsidR="005C7F34" w:rsidRPr="005C7F34" w14:paraId="5AB72652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A5E2BF" w14:textId="77777777" w:rsidR="005C7F34" w:rsidRPr="005C7F34" w:rsidRDefault="005C7F34" w:rsidP="005C7F34">
            <w:commentRangeStart w:id="5"/>
            <w:r w:rsidRPr="005C7F34">
              <w:rPr>
                <w:b/>
                <w:bCs/>
              </w:rPr>
              <w:t>技术创新追踪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F8C547" w14:textId="77777777" w:rsidR="005C7F34" w:rsidRPr="005C7F34" w:rsidRDefault="005C7F34" w:rsidP="005C7F34">
            <w:r w:rsidRPr="005C7F34">
              <w:t>递送系统、AI研发、合成生物、可持续工艺等前沿技术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B5136D" w14:textId="77777777" w:rsidR="005C7F34" w:rsidRPr="005C7F34" w:rsidRDefault="005C7F34" w:rsidP="005C7F34">
            <w:r w:rsidRPr="005C7F34">
              <w:t>国际/国内原料商技术发布、展会技术报道、学术机构</w:t>
            </w:r>
            <w:commentRangeEnd w:id="5"/>
            <w:r w:rsidR="0032788D" w:rsidRPr="005C7F34">
              <w:rPr>
                <w:rStyle w:val="CommentReference"/>
                <w:sz w:val="22"/>
                <w:szCs w:val="24"/>
              </w:rPr>
              <w:commentReference w:id="5"/>
            </w:r>
          </w:p>
        </w:tc>
      </w:tr>
      <w:tr w:rsidR="005C7F34" w:rsidRPr="005C7F34" w14:paraId="5D070A5C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45FCF1" w14:textId="20C41661" w:rsidR="005C7F34" w:rsidRPr="005C7F34" w:rsidRDefault="005C7F34" w:rsidP="005C7F34">
            <w:del w:id="6" w:author="Qin, Betty" w:date="2026-06-11T15:10:00Z" w16du:dateUtc="2026-06-11T07:10:00Z">
              <w:r w:rsidRPr="005C7F34" w:rsidDel="006129AC">
                <w:rPr>
                  <w:b/>
                  <w:bCs/>
                </w:rPr>
                <w:delText>重点客户监测</w:delText>
              </w:r>
            </w:del>
            <w:ins w:id="7" w:author="Qin, Betty" w:date="2026-06-11T15:10:00Z" w16du:dateUtc="2026-06-11T07:10:00Z">
              <w:r w:rsidR="006129AC">
                <w:rPr>
                  <w:rFonts w:hint="eastAsia"/>
                  <w:b/>
                  <w:bCs/>
                </w:rPr>
                <w:t>KA</w:t>
              </w:r>
              <w:r w:rsidR="006129AC" w:rsidRPr="005C7F34">
                <w:rPr>
                  <w:b/>
                  <w:bCs/>
                </w:rPr>
                <w:t>监测</w:t>
              </w:r>
            </w:ins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B058BA1" w14:textId="77777777" w:rsidR="005C7F34" w:rsidRPr="005C7F34" w:rsidRDefault="005C7F34" w:rsidP="005C7F34">
            <w:r w:rsidRPr="005C7F34">
              <w:t>MNC及国内品牌的原料相关动态、新品方向、技术合作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CA96C7" w14:textId="77777777" w:rsidR="005C7F34" w:rsidRPr="005C7F34" w:rsidRDefault="005C7F34" w:rsidP="005C7F34">
            <w:r w:rsidRPr="005C7F34">
              <w:t>MNC品牌（兰蔻、雅诗兰黛、资生堂、SK-II等）、国内品牌（珀莱雅、薇诺娜、韩束、可复美等）</w:t>
            </w:r>
          </w:p>
        </w:tc>
      </w:tr>
      <w:tr w:rsidR="005C7F34" w:rsidRPr="005C7F34" w14:paraId="7FFF8DDE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2562DB" w14:textId="77777777" w:rsidR="005C7F34" w:rsidRPr="005C7F34" w:rsidRDefault="005C7F34" w:rsidP="005C7F34">
            <w:r w:rsidRPr="005C7F34">
              <w:rPr>
                <w:b/>
                <w:bCs/>
              </w:rPr>
              <w:t>市场</w:t>
            </w:r>
            <w:r w:rsidRPr="005C7F34">
              <w:rPr>
                <w:b/>
                <w:bCs/>
              </w:rPr>
              <w:lastRenderedPageBreak/>
              <w:t>活动汇总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4E59EE" w14:textId="77777777" w:rsidR="005C7F34" w:rsidRPr="005C7F34" w:rsidRDefault="005C7F34" w:rsidP="005C7F34">
            <w:r w:rsidRPr="005C7F34">
              <w:lastRenderedPageBreak/>
              <w:t>展会、峰会、论坛、研</w:t>
            </w:r>
            <w:r w:rsidRPr="005C7F34">
              <w:lastRenderedPageBreak/>
              <w:t>讨会等活动的预告与回顾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DCC85E" w14:textId="596455B6" w:rsidR="005C7F34" w:rsidRPr="005C7F34" w:rsidRDefault="005C7F34" w:rsidP="005C7F34">
            <w:r w:rsidRPr="005C7F34">
              <w:lastRenderedPageBreak/>
              <w:t>PCHi、in-cosmetics、ICIC、</w:t>
            </w:r>
            <w:ins w:id="8" w:author="Qin, Betty" w:date="2026-06-11T15:08:00Z" w16du:dateUtc="2026-06-11T07:08:00Z">
              <w:r w:rsidR="00F9748C">
                <w:rPr>
                  <w:rFonts w:hint="eastAsia"/>
                </w:rPr>
                <w:t>CBE</w:t>
              </w:r>
            </w:ins>
            <w:ins w:id="9" w:author="Qin, Betty" w:date="2026-06-11T15:09:00Z" w16du:dateUtc="2026-06-11T07:09:00Z">
              <w:r w:rsidR="00F9748C">
                <w:rPr>
                  <w:rFonts w:hint="eastAsia"/>
                </w:rPr>
                <w:t>、</w:t>
              </w:r>
            </w:ins>
            <w:r w:rsidRPr="005C7F34">
              <w:t>各品牌</w:t>
            </w:r>
            <w:r w:rsidRPr="005C7F34">
              <w:lastRenderedPageBreak/>
              <w:t>/原料商参展信息</w:t>
            </w:r>
            <w:ins w:id="10" w:author="Qin, Betty" w:date="2026-06-11T15:11:00Z" w16du:dateUtc="2026-06-11T07:11:00Z">
              <w:r w:rsidR="00C9390F">
                <w:rPr>
                  <w:rFonts w:hint="eastAsia"/>
                </w:rPr>
                <w:t xml:space="preserve"> </w:t>
              </w:r>
            </w:ins>
            <w:ins w:id="11" w:author="Qin, Betty" w:date="2026-06-11T15:12:00Z" w16du:dateUtc="2026-06-11T07:12:00Z">
              <w:r w:rsidR="00C9390F" w:rsidRPr="00C9390F">
                <w:rPr>
                  <w:rFonts w:hint="eastAsia"/>
                  <w:highlight w:val="yellow"/>
                  <w:rPrChange w:id="12" w:author="Qin, Betty" w:date="2026-06-11T15:12:00Z" w16du:dateUtc="2026-06-11T07:12:00Z">
                    <w:rPr>
                      <w:rFonts w:hint="eastAsia"/>
                    </w:rPr>
                  </w:rPrChange>
                </w:rPr>
                <w:t>竞品的</w:t>
              </w:r>
              <w:r w:rsidR="00C9390F" w:rsidRPr="00C9390F">
                <w:rPr>
                  <w:highlight w:val="yellow"/>
                  <w:rPrChange w:id="13" w:author="Qin, Betty" w:date="2026-06-11T15:12:00Z" w16du:dateUtc="2026-06-11T07:12:00Z">
                    <w:rPr/>
                  </w:rPrChange>
                </w:rPr>
                <w:t>seminar</w:t>
              </w:r>
              <w:r w:rsidR="00671BE7" w:rsidRPr="00671BE7">
                <w:rPr>
                  <w:highlight w:val="yellow"/>
                  <w:rPrChange w:id="14" w:author="Qin, Betty" w:date="2026-06-11T15:12:00Z" w16du:dateUtc="2026-06-11T07:12:00Z">
                    <w:rPr/>
                  </w:rPrChange>
                </w:rPr>
                <w:t>/webinar</w:t>
              </w:r>
            </w:ins>
          </w:p>
        </w:tc>
      </w:tr>
      <w:tr w:rsidR="005C7F34" w:rsidRPr="005C7F34" w14:paraId="1BBB0654" w14:textId="77777777" w:rsidTr="005C7F34">
        <w:tc>
          <w:tcPr>
            <w:tcW w:w="64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F2880B" w14:textId="77777777" w:rsidR="005C7F34" w:rsidRPr="005C7F34" w:rsidRDefault="005C7F34" w:rsidP="005C7F34">
            <w:r w:rsidRPr="005C7F34">
              <w:rPr>
                <w:b/>
                <w:bCs/>
              </w:rPr>
              <w:lastRenderedPageBreak/>
              <w:t>原文链接汇总</w:t>
            </w:r>
          </w:p>
        </w:tc>
        <w:tc>
          <w:tcPr>
            <w:tcW w:w="164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59D45B" w14:textId="77777777" w:rsidR="005C7F34" w:rsidRPr="005C7F34" w:rsidRDefault="005C7F34" w:rsidP="005C7F34">
            <w:r w:rsidRPr="005C7F34">
              <w:t>所有引用文章的来源链接，便于追溯和复核</w:t>
            </w:r>
          </w:p>
        </w:tc>
        <w:tc>
          <w:tcPr>
            <w:tcW w:w="271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347009" w14:textId="77777777" w:rsidR="005C7F34" w:rsidRPr="005C7F34" w:rsidRDefault="005C7F34" w:rsidP="005C7F34">
            <w:r w:rsidRPr="005C7F34">
              <w:t>全部订阅来源的原文链接</w:t>
            </w:r>
          </w:p>
        </w:tc>
      </w:tr>
    </w:tbl>
    <w:p w14:paraId="70EE7E0F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：以上7个栏目是否覆盖您当前月报需求？是否需要增加（如</w:t>
      </w:r>
      <w:commentRangeStart w:id="15"/>
      <w:r w:rsidRPr="005C7F34">
        <w:t>"法规政策</w:t>
      </w:r>
      <w:commentRangeEnd w:id="15"/>
      <w:r w:rsidR="0032788D" w:rsidRPr="005C7F34">
        <w:rPr>
          <w:rStyle w:val="CommentReference"/>
          <w:sz w:val="22"/>
          <w:szCs w:val="24"/>
        </w:rPr>
        <w:commentReference w:id="15"/>
      </w:r>
      <w:r w:rsidRPr="005C7F34">
        <w:t>""投融资动态"）或合并？</w:t>
      </w:r>
    </w:p>
    <w:p w14:paraId="0866F279" w14:textId="77777777" w:rsidR="005C7F34" w:rsidRPr="005C7F34" w:rsidRDefault="00530127" w:rsidP="005C7F34">
      <w:r>
        <w:pict w14:anchorId="3E94DF2E">
          <v:rect id="_x0000_i1026" style="width:0;height:1.5pt" o:hralign="center" o:hrstd="t" o:hr="t" fillcolor="#a0a0a0" stroked="f"/>
        </w:pict>
      </w:r>
    </w:p>
    <w:p w14:paraId="7070CA85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二、标签体系（6个维度）</w:t>
      </w:r>
    </w:p>
    <w:p w14:paraId="321643DB" w14:textId="77777777" w:rsidR="005C7F34" w:rsidRPr="005C7F34" w:rsidRDefault="005C7F34" w:rsidP="005C7F34">
      <w:r w:rsidRPr="005C7F34">
        <w:t>每篇文章进入系统后，会自动打上以下标签。标签用于</w:t>
      </w:r>
      <w:r w:rsidRPr="005C7F34">
        <w:rPr>
          <w:b/>
          <w:bCs/>
        </w:rPr>
        <w:t>分类归档、筛选查询、生成报告栏目</w:t>
      </w:r>
      <w:r w:rsidRPr="005C7F34">
        <w:t>。</w:t>
      </w:r>
    </w:p>
    <w:p w14:paraId="1B3605FF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2.1 主故事类型 primary_story_type（多选，≥1）</w:t>
      </w:r>
    </w:p>
    <w:p w14:paraId="0290CE86" w14:textId="77777777" w:rsidR="005C7F34" w:rsidRPr="005C7F34" w:rsidRDefault="005C7F34" w:rsidP="005C7F34">
      <w:r w:rsidRPr="005C7F34">
        <w:t>回答"这篇文章在报道哪类事情"。一篇文章可同时属于多类。</w:t>
      </w:r>
    </w:p>
    <w:p w14:paraId="084F97B7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33"/>
        <w:gridCol w:w="1394"/>
        <w:gridCol w:w="3479"/>
      </w:tblGrid>
      <w:tr w:rsidR="005C7F34" w:rsidRPr="005C7F34" w14:paraId="019B069D" w14:textId="77777777" w:rsidTr="005C7F34">
        <w:trPr>
          <w:tblHeader/>
        </w:trPr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7C0153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标签值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4BC6AD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11BD61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典型场景</w:t>
            </w:r>
          </w:p>
        </w:tc>
      </w:tr>
      <w:tr w:rsidR="005C7F34" w:rsidRPr="005C7F34" w14:paraId="5C21093D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595661" w14:textId="77777777" w:rsidR="005C7F34" w:rsidRPr="005C7F34" w:rsidRDefault="005C7F34" w:rsidP="005C7F34">
            <w:r w:rsidRPr="005C7F34">
              <w:t>corporate_move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5539A90" w14:textId="77777777" w:rsidR="005C7F34" w:rsidRPr="005C7F34" w:rsidRDefault="005C7F34" w:rsidP="005C7F34">
            <w:r w:rsidRPr="005C7F34">
              <w:t>企业动态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5D44B0" w14:textId="49DB5B13" w:rsidR="005C7F34" w:rsidRPr="005C7F34" w:rsidRDefault="005C7F34" w:rsidP="005C7F34">
            <w:r w:rsidRPr="005C7F34">
              <w:t>并购、合作、产能/建厂、出海、投融资、IPO、组织调整</w:t>
            </w:r>
            <w:r w:rsidR="0071165B">
              <w:rPr>
                <w:rFonts w:hint="eastAsia"/>
              </w:rPr>
              <w:t>、</w:t>
            </w:r>
            <w:r w:rsidR="0071165B" w:rsidRPr="0071165B">
              <w:rPr>
                <w:highlight w:val="yellow"/>
                <w:lang w:val="en-GB"/>
              </w:rPr>
              <w:t>高校合作</w:t>
            </w:r>
          </w:p>
        </w:tc>
      </w:tr>
      <w:tr w:rsidR="005C7F34" w:rsidRPr="005C7F34" w14:paraId="1A31BBBF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6C3D9A" w14:textId="77777777" w:rsidR="005C7F34" w:rsidRPr="005C7F34" w:rsidRDefault="005C7F34" w:rsidP="005C7F34">
            <w:r w:rsidRPr="005C7F34">
              <w:t>product_launch_or_update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8431FC" w14:textId="77777777" w:rsidR="005C7F34" w:rsidRPr="005C7F34" w:rsidRDefault="005C7F34" w:rsidP="005C7F34">
            <w:r w:rsidRPr="005C7F34">
              <w:t>新原料/新品发布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7E5FE5" w14:textId="77777777" w:rsidR="005C7F34" w:rsidRPr="005C7F34" w:rsidRDefault="005C7F34" w:rsidP="005C7F34">
            <w:r w:rsidRPr="005C7F34">
              <w:t>新活性物、新配方方案、商业化发布或升级</w:t>
            </w:r>
          </w:p>
        </w:tc>
      </w:tr>
      <w:tr w:rsidR="005C7F34" w:rsidRPr="005C7F34" w14:paraId="41E29B38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FC42EA" w14:textId="77777777" w:rsidR="005C7F34" w:rsidRPr="005C7F34" w:rsidRDefault="005C7F34" w:rsidP="005C7F34">
            <w:r w:rsidRPr="005C7F34">
              <w:t>technology_process_innovation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9FCB25" w14:textId="77777777" w:rsidR="005C7F34" w:rsidRPr="005C7F34" w:rsidRDefault="005C7F34" w:rsidP="005C7F34">
            <w:r w:rsidRPr="005C7F34">
              <w:t>技术/工艺创新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4136DD" w14:textId="77777777" w:rsidR="005C7F34" w:rsidRPr="005C7F34" w:rsidRDefault="005C7F34" w:rsidP="005C7F34">
            <w:r w:rsidRPr="005C7F34">
              <w:t>递送系统、合成生物、发酵、AI研发、绿色化学</w:t>
            </w:r>
          </w:p>
        </w:tc>
      </w:tr>
      <w:tr w:rsidR="005C7F34" w:rsidRPr="005C7F34" w14:paraId="2B70F3EB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699281" w14:textId="77777777" w:rsidR="005C7F34" w:rsidRPr="005C7F34" w:rsidRDefault="005C7F34" w:rsidP="005C7F34">
            <w:r w:rsidRPr="005C7F34">
              <w:t>research_science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262C90" w14:textId="77777777" w:rsidR="005C7F34" w:rsidRPr="005C7F34" w:rsidRDefault="005C7F34" w:rsidP="005C7F34">
            <w:r w:rsidRPr="005C7F34">
              <w:t>科研/功效验证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887803" w14:textId="77777777" w:rsidR="005C7F34" w:rsidRPr="005C7F34" w:rsidRDefault="005C7F34" w:rsidP="005C7F34">
            <w:r w:rsidRPr="005C7F34">
              <w:t>学术研究、临床/功效测试、专利、机理验证</w:t>
            </w:r>
          </w:p>
        </w:tc>
      </w:tr>
      <w:tr w:rsidR="005C7F34" w:rsidRPr="005C7F34" w14:paraId="160338CE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4A3645" w14:textId="77777777" w:rsidR="005C7F34" w:rsidRPr="005C7F34" w:rsidRDefault="005C7F34" w:rsidP="005C7F34">
            <w:r w:rsidRPr="005C7F34">
              <w:lastRenderedPageBreak/>
              <w:t>regulation_policy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10BBDF" w14:textId="77777777" w:rsidR="005C7F34" w:rsidRPr="005C7F34" w:rsidRDefault="005C7F34" w:rsidP="005C7F34">
            <w:r w:rsidRPr="005C7F34">
              <w:t>政策法规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044CCD" w14:textId="77777777" w:rsidR="005C7F34" w:rsidRPr="005C7F34" w:rsidRDefault="005C7F34" w:rsidP="005C7F34">
            <w:r w:rsidRPr="005C7F34">
              <w:t>新原料备案、法规、标准、认证、致敏原、监管动作</w:t>
            </w:r>
          </w:p>
        </w:tc>
      </w:tr>
      <w:tr w:rsidR="005C7F34" w:rsidRPr="005C7F34" w14:paraId="728515AB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4A6F2A2" w14:textId="77777777" w:rsidR="005C7F34" w:rsidRPr="005C7F34" w:rsidRDefault="005C7F34" w:rsidP="005C7F34">
            <w:r w:rsidRPr="005C7F34">
              <w:t>market_consumer_insight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B6E261" w14:textId="77777777" w:rsidR="005C7F34" w:rsidRPr="005C7F34" w:rsidRDefault="005C7F34" w:rsidP="005C7F34">
            <w:r w:rsidRPr="005C7F34">
              <w:t>市场/消费者洞察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177F8C" w14:textId="77777777" w:rsidR="005C7F34" w:rsidRPr="005C7F34" w:rsidRDefault="005C7F34" w:rsidP="005C7F34">
            <w:r w:rsidRPr="005C7F34">
              <w:t>市场规模、品类走势、成分热度、消费者偏好、趋势报告</w:t>
            </w:r>
          </w:p>
        </w:tc>
      </w:tr>
      <w:tr w:rsidR="005C7F34" w:rsidRPr="005C7F34" w14:paraId="0351AA67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9D2C0A" w14:textId="77777777" w:rsidR="005C7F34" w:rsidRPr="005C7F34" w:rsidRDefault="005C7F34" w:rsidP="005C7F34">
            <w:r w:rsidRPr="005C7F34">
              <w:t>event_news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AF83A2" w14:textId="77777777" w:rsidR="005C7F34" w:rsidRPr="005C7F34" w:rsidRDefault="005C7F34" w:rsidP="005C7F34">
            <w:r w:rsidRPr="005C7F34">
              <w:t>活动/会议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59850B" w14:textId="77777777" w:rsidR="005C7F34" w:rsidRPr="005C7F34" w:rsidRDefault="005C7F34" w:rsidP="005C7F34">
            <w:r w:rsidRPr="005C7F34">
              <w:t>展会、峰会、论坛、研讨会预告或会后报道</w:t>
            </w:r>
          </w:p>
        </w:tc>
      </w:tr>
      <w:tr w:rsidR="005C7F34" w:rsidRPr="005C7F34" w14:paraId="120BAB49" w14:textId="77777777" w:rsidTr="005C7F34">
        <w:tc>
          <w:tcPr>
            <w:tcW w:w="2067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02D5C1" w14:textId="77777777" w:rsidR="005C7F34" w:rsidRPr="005C7F34" w:rsidRDefault="005C7F34" w:rsidP="005C7F34">
            <w:r w:rsidRPr="005C7F34">
              <w:t>other</w:t>
            </w:r>
          </w:p>
        </w:tc>
        <w:tc>
          <w:tcPr>
            <w:tcW w:w="839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CF50FD" w14:textId="77777777" w:rsidR="005C7F34" w:rsidRPr="005C7F34" w:rsidRDefault="005C7F34" w:rsidP="005C7F34">
            <w:r w:rsidRPr="005C7F34">
              <w:t>其他</w:t>
            </w:r>
          </w:p>
        </w:tc>
        <w:tc>
          <w:tcPr>
            <w:tcW w:w="209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E62DED6" w14:textId="77777777" w:rsidR="005C7F34" w:rsidRPr="005C7F34" w:rsidRDefault="005C7F34" w:rsidP="005C7F34">
            <w:r w:rsidRPr="005C7F34">
              <w:t>相关但无法归入上述类别</w:t>
            </w:r>
          </w:p>
        </w:tc>
      </w:tr>
    </w:tbl>
    <w:p w14:paraId="64B6C671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：以上8类事件是否覆盖您日常遇到的文章类型？是否有遗漏？</w:t>
      </w:r>
    </w:p>
    <w:p w14:paraId="52E7BC5C" w14:textId="77777777" w:rsidR="005C7F34" w:rsidRPr="005C7F34" w:rsidRDefault="00530127" w:rsidP="005C7F34">
      <w:r>
        <w:pict w14:anchorId="7042C6DE">
          <v:rect id="_x0000_i1027" style="width:0;height:1.5pt" o:hralign="center" o:hrstd="t" o:hr="t" fillcolor="#a0a0a0" stroked="f"/>
        </w:pict>
      </w:r>
    </w:p>
    <w:p w14:paraId="1F31F110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2.2 产品/应用场景 product_application（多选，可空）</w:t>
      </w:r>
    </w:p>
    <w:p w14:paraId="59F9ABE8" w14:textId="77777777" w:rsidR="005C7F34" w:rsidRPr="005C7F34" w:rsidRDefault="005C7F34" w:rsidP="005C7F34">
      <w:r w:rsidRPr="005C7F34">
        <w:t>仅在文章明确涉及产品品类/应用场景时填写。</w:t>
      </w:r>
    </w:p>
    <w:p w14:paraId="5A44CCDB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16" w:author="Qin, Betty" w:date="2026-06-12T14:20:00Z" w16du:dateUtc="2026-06-12T06:20:00Z">
          <w:tblPr>
            <w:tblW w:w="5000" w:type="pct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72"/>
        <w:gridCol w:w="5134"/>
        <w:tblGridChange w:id="17">
          <w:tblGrid>
            <w:gridCol w:w="2352"/>
            <w:gridCol w:w="820"/>
            <w:gridCol w:w="5134"/>
          </w:tblGrid>
        </w:tblGridChange>
      </w:tblGrid>
      <w:tr w:rsidR="005C7F34" w:rsidRPr="005C7F34" w14:paraId="566BEFC9" w14:textId="77777777" w:rsidTr="005D7C88">
        <w:trPr>
          <w:tblHeader/>
          <w:trPrChange w:id="18" w:author="Qin, Betty" w:date="2026-06-12T14:20:00Z" w16du:dateUtc="2026-06-12T06:20:00Z">
            <w:trPr>
              <w:tblHeader/>
            </w:trPr>
          </w:trPrChange>
        </w:trPr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19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1C73C4C7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标签值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20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2050CA41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</w:tr>
      <w:tr w:rsidR="005C7F34" w:rsidRPr="005C7F34" w14:paraId="425350B6" w14:textId="77777777" w:rsidTr="005D7C88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21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05DAD980" w14:textId="77777777" w:rsidR="005C7F34" w:rsidRPr="005C7F34" w:rsidRDefault="005C7F34" w:rsidP="005C7F34">
            <w:r w:rsidRPr="005C7F34">
              <w:t>skincare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22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37D6B10F" w14:textId="2DC354FF" w:rsidR="005C7F34" w:rsidRPr="005C7F34" w:rsidRDefault="005C7F34" w:rsidP="005C7F34">
            <w:r w:rsidRPr="005C7F34">
              <w:t>护肤（</w:t>
            </w:r>
            <w:ins w:id="23" w:author="Qin, Betty" w:date="2026-06-11T15:20:00Z" w16du:dateUtc="2026-06-11T07:20:00Z">
              <w:r w:rsidR="001C2186">
                <w:rPr>
                  <w:rFonts w:hint="eastAsia"/>
                </w:rPr>
                <w:t>面部清洁、</w:t>
              </w:r>
            </w:ins>
            <w:r w:rsidRPr="005C7F34">
              <w:t>面部护肤、精华、面霜、水乳</w:t>
            </w:r>
            <w:ins w:id="24" w:author="Qin, Betty" w:date="2026-06-11T15:20:00Z" w16du:dateUtc="2026-06-11T07:20:00Z">
              <w:r w:rsidR="001C2186">
                <w:rPr>
                  <w:rFonts w:hint="eastAsia"/>
                </w:rPr>
                <w:t>、面膜</w:t>
              </w:r>
            </w:ins>
            <w:r w:rsidRPr="005C7F34">
              <w:t>）</w:t>
            </w:r>
          </w:p>
        </w:tc>
      </w:tr>
      <w:tr w:rsidR="005C7F34" w:rsidRPr="005C7F34" w14:paraId="5ADBD0A6" w14:textId="77777777" w:rsidTr="005D7C88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25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114C1BCE" w14:textId="77777777" w:rsidR="005C7F34" w:rsidRPr="005C7F34" w:rsidRDefault="005C7F34" w:rsidP="005C7F34">
            <w:r w:rsidRPr="005C7F34">
              <w:t>sun_care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26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2FD35E77" w14:textId="77777777" w:rsidR="005C7F34" w:rsidRPr="005C7F34" w:rsidRDefault="005C7F34" w:rsidP="005C7F34">
            <w:r w:rsidRPr="005C7F34">
              <w:t>防晒（防晒产品、防晒剂应用）</w:t>
            </w:r>
          </w:p>
        </w:tc>
      </w:tr>
      <w:tr w:rsidR="005C7F34" w:rsidRPr="005C7F34" w14:paraId="0E2DF8FE" w14:textId="77777777" w:rsidTr="005D7C88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27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3DE04CD7" w14:textId="77777777" w:rsidR="005C7F34" w:rsidRPr="005C7F34" w:rsidRDefault="005C7F34" w:rsidP="005C7F34">
            <w:commentRangeStart w:id="28"/>
            <w:commentRangeStart w:id="29"/>
            <w:r w:rsidRPr="005C7F34">
              <w:t>color_cosmetics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30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60F0BA75" w14:textId="714F16B4" w:rsidR="005C7F34" w:rsidRPr="005C7F34" w:rsidRDefault="005C7F34" w:rsidP="005C7F34">
            <w:r w:rsidRPr="005C7F34">
              <w:t>彩妆（</w:t>
            </w:r>
            <w:del w:id="31" w:author="Qin, Betty" w:date="2026-06-12T14:19:00Z" w16du:dateUtc="2026-06-12T06:19:00Z">
              <w:r w:rsidRPr="005C7F34" w:rsidDel="005D7C88">
                <w:rPr>
                  <w:rFonts w:hint="eastAsia"/>
                </w:rPr>
                <w:delText>底妆、唇妆、眼妆</w:delText>
              </w:r>
            </w:del>
            <w:ins w:id="32" w:author="Qin, Betty" w:date="2026-06-12T14:19:00Z" w16du:dateUtc="2026-06-12T06:19:00Z">
              <w:r w:rsidR="005D7C88">
                <w:rPr>
                  <w:rFonts w:hint="eastAsia"/>
                </w:rPr>
                <w:t>卸妆</w:t>
              </w:r>
            </w:ins>
            <w:r w:rsidRPr="005C7F34">
              <w:t>）</w:t>
            </w:r>
            <w:commentRangeEnd w:id="28"/>
            <w:r w:rsidR="00A730BF" w:rsidRPr="005C7F34">
              <w:rPr>
                <w:rStyle w:val="CommentReference"/>
                <w:sz w:val="22"/>
                <w:szCs w:val="24"/>
              </w:rPr>
              <w:commentReference w:id="28"/>
            </w:r>
            <w:commentRangeEnd w:id="29"/>
            <w:r w:rsidR="00D92AFA" w:rsidRPr="005C7F34">
              <w:rPr>
                <w:rStyle w:val="CommentReference"/>
                <w:sz w:val="22"/>
                <w:szCs w:val="24"/>
              </w:rPr>
              <w:commentReference w:id="29"/>
            </w:r>
          </w:p>
        </w:tc>
      </w:tr>
      <w:tr w:rsidR="005C7F34" w:rsidRPr="005C7F34" w14:paraId="54FB2DE4" w14:textId="77777777" w:rsidTr="005D7C88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33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14B5DDA0" w14:textId="77777777" w:rsidR="005C7F34" w:rsidRPr="005C7F34" w:rsidRDefault="005C7F34" w:rsidP="005C7F34">
            <w:r w:rsidRPr="005C7F34">
              <w:t>hair_care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34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20040331" w14:textId="5DEB2772" w:rsidR="005C7F34" w:rsidRPr="005C7F34" w:rsidRDefault="005C7F34" w:rsidP="005C7F34">
            <w:r w:rsidRPr="005C7F34">
              <w:t>洗护发（洗发、</w:t>
            </w:r>
            <w:del w:id="35" w:author="Qin, Betty" w:date="2026-06-11T15:22:00Z" w16du:dateUtc="2026-06-11T07:22:00Z">
              <w:r w:rsidRPr="005C7F34" w:rsidDel="00CA26D1">
                <w:rPr>
                  <w:rFonts w:hint="eastAsia"/>
                </w:rPr>
                <w:delText>护发</w:delText>
              </w:r>
            </w:del>
            <w:ins w:id="36" w:author="Qin, Betty" w:date="2026-06-11T15:22:00Z" w16du:dateUtc="2026-06-11T07:22:00Z">
              <w:r w:rsidR="00CA26D1">
                <w:rPr>
                  <w:rFonts w:hint="eastAsia"/>
                </w:rPr>
                <w:t>养护</w:t>
              </w:r>
            </w:ins>
            <w:r w:rsidRPr="005C7F34">
              <w:t>、头皮护理、</w:t>
            </w:r>
            <w:del w:id="37" w:author="Qin, Betty" w:date="2026-06-11T15:21:00Z" w16du:dateUtc="2026-06-11T07:21:00Z">
              <w:r w:rsidRPr="005C7F34" w:rsidDel="009D455F">
                <w:delText>染烫</w:delText>
              </w:r>
            </w:del>
            <w:ins w:id="38" w:author="Qin, Betty" w:date="2026-06-11T15:20:00Z" w16du:dateUtc="2026-06-11T07:20:00Z">
              <w:r w:rsidR="009D455F">
                <w:rPr>
                  <w:rFonts w:hint="eastAsia"/>
                </w:rPr>
                <w:t>护色</w:t>
              </w:r>
            </w:ins>
            <w:r w:rsidRPr="005C7F34">
              <w:t>）</w:t>
            </w:r>
          </w:p>
        </w:tc>
      </w:tr>
      <w:tr w:rsidR="005C7F34" w:rsidRPr="005C7F34" w14:paraId="4595EE6A" w14:textId="77777777" w:rsidTr="005D7C88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39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431C5B6B" w14:textId="77777777" w:rsidR="005C7F34" w:rsidRPr="005C7F34" w:rsidRDefault="005C7F34" w:rsidP="005C7F34">
            <w:r w:rsidRPr="005C7F34">
              <w:t>body_personal_care</w:t>
            </w:r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40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31EBFEAD" w14:textId="13B065D2" w:rsidR="005C7F34" w:rsidRPr="005C7F34" w:rsidRDefault="005C7F34" w:rsidP="005C7F34">
            <w:r w:rsidRPr="005C7F34">
              <w:t>身体/个护（身体护理、沐浴</w:t>
            </w:r>
            <w:del w:id="41" w:author="Qin, Betty" w:date="2026-06-11T15:23:00Z" w16du:dateUtc="2026-06-11T07:23:00Z">
              <w:r w:rsidRPr="005C7F34" w:rsidDel="00E04F68">
                <w:delText>、清洁</w:delText>
              </w:r>
            </w:del>
            <w:del w:id="42" w:author="Qin, Betty" w:date="2026-06-11T15:19:00Z" w16du:dateUtc="2026-06-11T07:19:00Z">
              <w:r w:rsidRPr="005C7F34" w:rsidDel="007E3B64">
                <w:delText>、除臭</w:delText>
              </w:r>
            </w:del>
            <w:r w:rsidRPr="005C7F34">
              <w:t>）</w:t>
            </w:r>
          </w:p>
        </w:tc>
      </w:tr>
      <w:tr w:rsidR="005D7C88" w:rsidRPr="005C7F34" w14:paraId="6CA6691E" w14:textId="77777777" w:rsidTr="005D7C88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43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23E841DC" w14:textId="6160CB01" w:rsidR="005D7C88" w:rsidRPr="00B6071A" w:rsidRDefault="005D7C88" w:rsidP="005C7F34">
            <w:pPr>
              <w:rPr>
                <w:highlight w:val="yellow"/>
              </w:rPr>
            </w:pPr>
            <w:ins w:id="44" w:author="Qin, Betty" w:date="2026-06-12T14:20:00Z" w16du:dateUtc="2026-06-12T06:20:00Z">
              <w:r w:rsidRPr="005C7F34">
                <w:lastRenderedPageBreak/>
                <w:t>baby_care</w:t>
              </w:r>
            </w:ins>
            <w:del w:id="45" w:author="Qin, Betty" w:date="2026-06-12T14:20:00Z" w16du:dateUtc="2026-06-12T06:20:00Z">
              <w:r w:rsidRPr="00B6071A" w:rsidDel="00B93204">
                <w:rPr>
                  <w:highlight w:val="yellow"/>
                </w:rPr>
                <w:delText>oral_care</w:delText>
              </w:r>
            </w:del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46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2033573C" w14:textId="3F77BF5C" w:rsidR="005D7C88" w:rsidRPr="00B6071A" w:rsidRDefault="005D7C88" w:rsidP="005C7F34">
            <w:pPr>
              <w:rPr>
                <w:highlight w:val="yellow"/>
              </w:rPr>
            </w:pPr>
            <w:ins w:id="47" w:author="Qin, Betty" w:date="2026-06-12T14:20:00Z" w16du:dateUtc="2026-06-12T06:20:00Z">
              <w:r w:rsidRPr="005C7F34">
                <w:t>母婴护理（婴幼儿/母婴个护）</w:t>
              </w:r>
            </w:ins>
            <w:del w:id="48" w:author="Qin, Betty" w:date="2026-06-12T14:20:00Z" w16du:dateUtc="2026-06-12T06:20:00Z">
              <w:r w:rsidRPr="00B6071A" w:rsidDel="00B93204">
                <w:rPr>
                  <w:highlight w:val="yellow"/>
                </w:rPr>
                <w:delText>口腔护理（牙膏、漱口、口腔个护）</w:delText>
              </w:r>
            </w:del>
          </w:p>
        </w:tc>
      </w:tr>
      <w:tr w:rsidR="005D7C88" w:rsidRPr="005C7F34" w14:paraId="7C7CE6E6" w14:textId="77777777" w:rsidTr="005D7C88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shd w:val="clear" w:color="auto" w:fill="FFFF00"/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49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471B9950" w14:textId="02F2F825" w:rsidR="005D7C88" w:rsidRPr="005C7F34" w:rsidRDefault="008F551D" w:rsidP="005C7F34">
            <w:ins w:id="50" w:author="Qin, Betty" w:date="2026-06-12T14:21:00Z" w16du:dateUtc="2026-06-12T06:21:00Z">
              <w:r>
                <w:rPr>
                  <w:rFonts w:hint="eastAsia"/>
                </w:rPr>
                <w:t>Teen</w:t>
              </w:r>
            </w:ins>
            <w:ins w:id="51" w:author="Qin, Betty" w:date="2026-06-12T14:22:00Z" w16du:dateUtc="2026-06-12T06:22:00Z">
              <w:r>
                <w:rPr>
                  <w:rFonts w:hint="eastAsia"/>
                </w:rPr>
                <w:t>-age_care</w:t>
              </w:r>
            </w:ins>
            <w:del w:id="52" w:author="Qin, Betty" w:date="2026-06-12T14:20:00Z" w16du:dateUtc="2026-06-12T06:20:00Z">
              <w:r w:rsidR="005D7C88" w:rsidRPr="005C7F34" w:rsidDel="00B93204">
                <w:delText>baby_care</w:delText>
              </w:r>
            </w:del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00"/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53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08D55DD2" w14:textId="5862AC32" w:rsidR="005D7C88" w:rsidRPr="005C7F34" w:rsidRDefault="005D7C88" w:rsidP="005C7F34">
            <w:ins w:id="54" w:author="Qin, Betty" w:date="2026-06-12T14:20:00Z" w16du:dateUtc="2026-06-12T06:20:00Z">
              <w:r>
                <w:rPr>
                  <w:rFonts w:hint="eastAsia"/>
                </w:rPr>
                <w:t>青少年护理（</w:t>
              </w:r>
            </w:ins>
            <w:ins w:id="55" w:author="Qin, Betty" w:date="2026-06-12T14:21:00Z" w16du:dateUtc="2026-06-12T06:21:00Z">
              <w:r w:rsidR="0019788B">
                <w:rPr>
                  <w:rFonts w:hint="eastAsia"/>
                </w:rPr>
                <w:t>头部洗护、面部洗护、身体洗护、口腔护理</w:t>
              </w:r>
            </w:ins>
            <w:ins w:id="56" w:author="Qin, Betty" w:date="2026-06-12T14:20:00Z" w16du:dateUtc="2026-06-12T06:20:00Z">
              <w:r>
                <w:rPr>
                  <w:rFonts w:hint="eastAsia"/>
                </w:rPr>
                <w:t>）</w:t>
              </w:r>
            </w:ins>
            <w:del w:id="57" w:author="Qin, Betty" w:date="2026-06-12T14:20:00Z" w16du:dateUtc="2026-06-12T06:20:00Z">
              <w:r w:rsidRPr="005C7F34" w:rsidDel="00B93204">
                <w:delText>母婴护理（婴幼儿/母婴个护）</w:delText>
              </w:r>
            </w:del>
          </w:p>
        </w:tc>
      </w:tr>
      <w:tr w:rsidR="005D7C88" w:rsidRPr="005C7F34" w14:paraId="4BCF2500" w14:textId="77777777" w:rsidTr="005D7C88">
        <w:trPr>
          <w:ins w:id="58" w:author="Qin, Betty" w:date="2026-06-11T15:23:00Z"/>
        </w:trPr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tcPrChange w:id="59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</w:tcPr>
            </w:tcPrChange>
          </w:tcPr>
          <w:p w14:paraId="416EAE5B" w14:textId="04C46ABB" w:rsidR="005D7C88" w:rsidRPr="005C7F34" w:rsidRDefault="005D7C88" w:rsidP="005C7F34">
            <w:pPr>
              <w:rPr>
                <w:ins w:id="60" w:author="Qin, Betty" w:date="2026-06-11T15:23:00Z" w16du:dateUtc="2026-06-11T07:23:00Z"/>
              </w:rPr>
            </w:pPr>
            <w:ins w:id="61" w:author="Qin, Betty" w:date="2026-06-12T14:20:00Z" w16du:dateUtc="2026-06-12T06:20:00Z">
              <w:r w:rsidRPr="005C7F34">
                <w:t>men_care</w:t>
              </w:r>
            </w:ins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tcPrChange w:id="62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</w:tcPr>
            </w:tcPrChange>
          </w:tcPr>
          <w:p w14:paraId="4E23BB24" w14:textId="445F9EAB" w:rsidR="005D7C88" w:rsidRPr="005C7F34" w:rsidRDefault="005D7C88" w:rsidP="005C7F34">
            <w:pPr>
              <w:rPr>
                <w:ins w:id="63" w:author="Qin, Betty" w:date="2026-06-11T15:23:00Z" w16du:dateUtc="2026-06-11T07:23:00Z"/>
              </w:rPr>
            </w:pPr>
            <w:ins w:id="64" w:author="Qin, Betty" w:date="2026-06-12T14:20:00Z" w16du:dateUtc="2026-06-12T06:20:00Z">
              <w:r w:rsidRPr="005C7F34">
                <w:t>男士护理（</w:t>
              </w:r>
            </w:ins>
            <w:ins w:id="65" w:author="Qin, Betty" w:date="2026-06-12T14:22:00Z" w16du:dateUtc="2026-06-12T06:22:00Z">
              <w:r w:rsidR="008B48EE">
                <w:rPr>
                  <w:rFonts w:hint="eastAsia"/>
                  <w:shd w:val="clear" w:color="auto" w:fill="FFFF00"/>
                </w:rPr>
                <w:t>面部护理、</w:t>
              </w:r>
              <w:r w:rsidR="006402E0">
                <w:rPr>
                  <w:rFonts w:hint="eastAsia"/>
                  <w:shd w:val="clear" w:color="auto" w:fill="FFFF00"/>
                </w:rPr>
                <w:t>头发洗护、头发造型</w:t>
              </w:r>
            </w:ins>
            <w:ins w:id="66" w:author="Qin, Betty" w:date="2026-06-12T14:20:00Z" w16du:dateUtc="2026-06-12T06:20:00Z">
              <w:r w:rsidRPr="005C7F34">
                <w:t>）</w:t>
              </w:r>
            </w:ins>
          </w:p>
        </w:tc>
      </w:tr>
      <w:tr w:rsidR="005D7C88" w:rsidRPr="005C7F34" w14:paraId="6F400DC9" w14:textId="77777777" w:rsidTr="005D7C88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67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5EB30CCC" w14:textId="42E476F0" w:rsidR="005D7C88" w:rsidRPr="005C7F34" w:rsidRDefault="005D7C88" w:rsidP="005C7F34">
            <w:ins w:id="68" w:author="Qin, Betty" w:date="2026-06-12T14:20:00Z" w16du:dateUtc="2026-06-12T06:20:00Z">
              <w:r w:rsidRPr="005C7F34">
                <w:t>fragrance_perfume</w:t>
              </w:r>
            </w:ins>
            <w:del w:id="69" w:author="Qin, Betty" w:date="2026-06-12T14:20:00Z" w16du:dateUtc="2026-06-12T06:20:00Z">
              <w:r w:rsidRPr="005C7F34" w:rsidDel="00B93204">
                <w:delText>men_care</w:delText>
              </w:r>
            </w:del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70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15FEE912" w14:textId="1489BA51" w:rsidR="005D7C88" w:rsidRPr="005C7F34" w:rsidRDefault="005D7C88" w:rsidP="005C7F34">
            <w:ins w:id="71" w:author="Qin, Betty" w:date="2026-06-12T14:20:00Z" w16du:dateUtc="2026-06-12T06:20:00Z">
              <w:r w:rsidRPr="005C7F34">
                <w:t>香水/香氛（香水、家居/身体香氛）</w:t>
              </w:r>
            </w:ins>
            <w:del w:id="72" w:author="Qin, Betty" w:date="2026-06-12T14:20:00Z" w16du:dateUtc="2026-06-12T06:20:00Z">
              <w:r w:rsidRPr="005C7F34" w:rsidDel="00B93204">
                <w:delText>男士护理（</w:delText>
              </w:r>
              <w:r w:rsidRPr="00D0118F" w:rsidDel="00B93204">
                <w:rPr>
                  <w:shd w:val="clear" w:color="auto" w:fill="FFFF00"/>
                  <w:rPrChange w:id="73" w:author="Qin, Betty" w:date="2026-06-11T15:24:00Z" w16du:dateUtc="2026-06-11T07:24:00Z">
                    <w:rPr/>
                  </w:rPrChange>
                </w:rPr>
                <w:delText>男士专属护理</w:delText>
              </w:r>
              <w:r w:rsidRPr="005C7F34" w:rsidDel="00B93204">
                <w:delText>）</w:delText>
              </w:r>
            </w:del>
          </w:p>
        </w:tc>
      </w:tr>
      <w:tr w:rsidR="005D7C88" w:rsidRPr="005C7F34" w14:paraId="495F0A0D" w14:textId="77777777" w:rsidTr="005D7C88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74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075DC558" w14:textId="395F8138" w:rsidR="005D7C88" w:rsidRPr="005C7F34" w:rsidRDefault="005D7C88" w:rsidP="005C7F34">
            <w:ins w:id="75" w:author="Qin, Betty" w:date="2026-06-12T14:20:00Z" w16du:dateUtc="2026-06-12T06:20:00Z">
              <w:r w:rsidRPr="005C7F34">
                <w:t>other:&lt;名&gt;</w:t>
              </w:r>
            </w:ins>
            <w:del w:id="76" w:author="Qin, Betty" w:date="2026-06-12T14:20:00Z" w16du:dateUtc="2026-06-12T06:20:00Z">
              <w:r w:rsidRPr="005C7F34" w:rsidDel="00B93204">
                <w:delText>fragrance_perfume</w:delText>
              </w:r>
            </w:del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  <w:tcPrChange w:id="77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hideMark/>
              </w:tcPr>
            </w:tcPrChange>
          </w:tcPr>
          <w:p w14:paraId="3368750C" w14:textId="25D33356" w:rsidR="005D7C88" w:rsidRPr="005C7F34" w:rsidRDefault="005D7C88" w:rsidP="005C7F34">
            <w:ins w:id="78" w:author="Qin, Betty" w:date="2026-06-12T14:20:00Z" w16du:dateUtc="2026-06-12T06:20:00Z">
              <w:r w:rsidRPr="005C7F34">
                <w:t>字典外应用（如"医美级护肤""院线护理"等，系统实时识别）</w:t>
              </w:r>
            </w:ins>
            <w:del w:id="79" w:author="Qin, Betty" w:date="2026-06-12T14:20:00Z" w16du:dateUtc="2026-06-12T06:20:00Z">
              <w:r w:rsidRPr="005C7F34" w:rsidDel="00B93204">
                <w:delText>香水/香氛（香水、家居/身体香氛）</w:delText>
              </w:r>
            </w:del>
          </w:p>
        </w:tc>
      </w:tr>
      <w:tr w:rsidR="005D7C88" w:rsidRPr="005C7F34" w14:paraId="4BBBF8B8" w14:textId="77777777" w:rsidTr="005D7C88">
        <w:tc>
          <w:tcPr>
            <w:tcW w:w="141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tcPrChange w:id="80" w:author="Qin, Betty" w:date="2026-06-12T14:20:00Z" w16du:dateUtc="2026-06-12T06:20:00Z">
              <w:tcPr>
                <w:tcW w:w="1416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</w:tcPr>
            </w:tcPrChange>
          </w:tcPr>
          <w:p w14:paraId="5E117381" w14:textId="09869801" w:rsidR="005D7C88" w:rsidRPr="005C7F34" w:rsidRDefault="005D7C88" w:rsidP="005C7F34">
            <w:del w:id="81" w:author="Qin, Betty" w:date="2026-06-12T14:20:00Z" w16du:dateUtc="2026-06-12T06:20:00Z">
              <w:r w:rsidRPr="005C7F34" w:rsidDel="00DA7321">
                <w:delText>other:&lt;名&gt;</w:delText>
              </w:r>
            </w:del>
          </w:p>
        </w:tc>
        <w:tc>
          <w:tcPr>
            <w:tcW w:w="358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tcPrChange w:id="82" w:author="Qin, Betty" w:date="2026-06-12T14:20:00Z" w16du:dateUtc="2026-06-12T06:20:00Z">
              <w:tcPr>
                <w:tcW w:w="3584" w:type="pct"/>
                <w:gridSpan w:val="2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</w:tcPr>
            </w:tcPrChange>
          </w:tcPr>
          <w:p w14:paraId="5E891373" w14:textId="6D92B79C" w:rsidR="005D7C88" w:rsidRPr="005C7F34" w:rsidRDefault="005D7C88" w:rsidP="005C7F34">
            <w:del w:id="83" w:author="Qin, Betty" w:date="2026-06-12T14:20:00Z" w16du:dateUtc="2026-06-12T06:20:00Z">
              <w:r w:rsidRPr="005C7F34" w:rsidDel="00DA7321">
                <w:delText>字典外应用（如"医美级护肤""院线护理"等，系统实时识别）</w:delText>
              </w:r>
            </w:del>
          </w:p>
        </w:tc>
      </w:tr>
    </w:tbl>
    <w:p w14:paraId="054191CD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：以上9个应用场景是否足够？是否有您经常关注但不在列表中的场景（如"医美/院线""宠物护理"等）？</w:t>
      </w:r>
    </w:p>
    <w:p w14:paraId="3F83089D" w14:textId="77777777" w:rsidR="005C7F34" w:rsidRPr="005C7F34" w:rsidRDefault="00530127" w:rsidP="005C7F34">
      <w:r>
        <w:pict w14:anchorId="4CD426B6">
          <v:rect id="_x0000_i1028" style="width:0;height:1.5pt" o:hralign="center" o:hrstd="t" o:hr="t" fillcolor="#a0a0a0" stroked="f"/>
        </w:pict>
      </w:r>
    </w:p>
    <w:p w14:paraId="20EE5025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2.3 成分/技术 ingredient_technology（多选，主轴维度）</w:t>
      </w:r>
    </w:p>
    <w:p w14:paraId="71855E80" w14:textId="77777777" w:rsidR="005C7F34" w:rsidRPr="005C7F34" w:rsidRDefault="005C7F34" w:rsidP="005C7F34">
      <w:r w:rsidRPr="005C7F34">
        <w:rPr>
          <w:b/>
          <w:bCs/>
        </w:rPr>
        <w:t>本字段是禾大 newsletter 的核心主轴</w:t>
      </w:r>
      <w:r w:rsidRPr="005C7F34">
        <w:t>。成分迭代极快，字典外的成分/技术由系统实时识别，宁可多打也不漏标。</w:t>
      </w:r>
    </w:p>
    <w:p w14:paraId="24874425" w14:textId="77777777" w:rsidR="005C7F34" w:rsidRPr="005C7F34" w:rsidRDefault="005C7F34" w:rsidP="005C7F34">
      <w:r w:rsidRPr="005C7F34">
        <w:rPr>
          <w:b/>
          <w:bCs/>
        </w:rPr>
        <w:t>成分类</w:t>
      </w:r>
    </w:p>
    <w:p w14:paraId="744E0BCA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6"/>
        <w:gridCol w:w="5150"/>
      </w:tblGrid>
      <w:tr w:rsidR="005C7F34" w:rsidRPr="005C7F34" w14:paraId="04295554" w14:textId="77777777" w:rsidTr="005C7F34">
        <w:trPr>
          <w:tblHeader/>
        </w:trPr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27481B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标签值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061A3D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</w:tr>
      <w:tr w:rsidR="005C7F34" w:rsidRPr="005C7F34" w14:paraId="045CE36B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0BB2FB6" w14:textId="77777777" w:rsidR="005C7F34" w:rsidRPr="005C7F34" w:rsidRDefault="005C7F34" w:rsidP="005C7F34">
            <w:r w:rsidRPr="005C7F34">
              <w:t>peptides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223BCC" w14:textId="77777777" w:rsidR="005C7F34" w:rsidRPr="005C7F34" w:rsidRDefault="005C7F34" w:rsidP="005C7F34">
            <w:r w:rsidRPr="005C7F34">
              <w:t>多肽</w:t>
            </w:r>
          </w:p>
        </w:tc>
      </w:tr>
      <w:tr w:rsidR="005C7F34" w:rsidRPr="005C7F34" w14:paraId="4603C169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8D3F55" w14:textId="77777777" w:rsidR="005C7F34" w:rsidRPr="005C7F34" w:rsidRDefault="005C7F34" w:rsidP="005C7F34">
            <w:r w:rsidRPr="005C7F34">
              <w:t>pdrn_nucleotides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C39A51" w14:textId="77777777" w:rsidR="005C7F34" w:rsidRPr="005C7F34" w:rsidRDefault="005C7F34" w:rsidP="005C7F34">
            <w:r w:rsidRPr="005C7F34">
              <w:t>PDRN/核酸</w:t>
            </w:r>
          </w:p>
        </w:tc>
      </w:tr>
      <w:tr w:rsidR="005C7F34" w:rsidRPr="005C7F34" w14:paraId="49CA4BD6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1FA486" w14:textId="77777777" w:rsidR="005C7F34" w:rsidRPr="005C7F34" w:rsidRDefault="005C7F34" w:rsidP="005C7F34">
            <w:r w:rsidRPr="005C7F34">
              <w:t>ceramides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F7782D" w14:textId="77777777" w:rsidR="005C7F34" w:rsidRPr="005C7F34" w:rsidRDefault="005C7F34" w:rsidP="005C7F34">
            <w:r w:rsidRPr="005C7F34">
              <w:t>神经酰胺</w:t>
            </w:r>
          </w:p>
        </w:tc>
      </w:tr>
      <w:tr w:rsidR="005C7F34" w:rsidRPr="005C7F34" w14:paraId="75554781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CC2363" w14:textId="77777777" w:rsidR="005C7F34" w:rsidRPr="005C7F34" w:rsidRDefault="005C7F34" w:rsidP="005C7F34">
            <w:r w:rsidRPr="005C7F34">
              <w:lastRenderedPageBreak/>
              <w:t>retinoids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767437" w14:textId="77777777" w:rsidR="005C7F34" w:rsidRPr="005C7F34" w:rsidRDefault="005C7F34" w:rsidP="005C7F34">
            <w:r w:rsidRPr="005C7F34">
              <w:t>视黄醇/A 醇</w:t>
            </w:r>
          </w:p>
        </w:tc>
      </w:tr>
      <w:tr w:rsidR="005C7F34" w:rsidRPr="005C7F34" w14:paraId="60301613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A524C9" w14:textId="77777777" w:rsidR="005C7F34" w:rsidRPr="005C7F34" w:rsidRDefault="005C7F34" w:rsidP="005C7F34">
            <w:r w:rsidRPr="005C7F34">
              <w:t>retinol_alternatives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8115D9" w14:textId="77777777" w:rsidR="005C7F34" w:rsidRPr="005C7F34" w:rsidRDefault="005C7F34" w:rsidP="005C7F34">
            <w:r w:rsidRPr="005C7F34">
              <w:t>视黄醇替代</w:t>
            </w:r>
          </w:p>
        </w:tc>
      </w:tr>
      <w:tr w:rsidR="005C7F34" w:rsidRPr="005C7F34" w14:paraId="5BC14696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CBB47D" w14:textId="77777777" w:rsidR="005C7F34" w:rsidRPr="005C7F34" w:rsidRDefault="005C7F34" w:rsidP="005C7F34">
            <w:r w:rsidRPr="005C7F34">
              <w:t>recombinant_collagen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D7F43B" w14:textId="77777777" w:rsidR="005C7F34" w:rsidRPr="005C7F34" w:rsidRDefault="005C7F34" w:rsidP="005C7F34">
            <w:r w:rsidRPr="005C7F34">
              <w:t>重组胶原蛋白</w:t>
            </w:r>
          </w:p>
        </w:tc>
      </w:tr>
      <w:tr w:rsidR="005C7F34" w:rsidRPr="005C7F34" w14:paraId="35D72E3A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BDC974" w14:textId="77777777" w:rsidR="005C7F34" w:rsidRPr="005C7F34" w:rsidRDefault="005C7F34" w:rsidP="005C7F34">
            <w:r w:rsidRPr="005C7F34">
              <w:t>hyaluronic_acid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E61C44" w14:textId="77777777" w:rsidR="005C7F34" w:rsidRPr="005C7F34" w:rsidRDefault="005C7F34" w:rsidP="005C7F34">
            <w:r w:rsidRPr="005C7F34">
              <w:t>透明质酸</w:t>
            </w:r>
          </w:p>
        </w:tc>
      </w:tr>
      <w:tr w:rsidR="005C7F34" w:rsidRPr="005C7F34" w14:paraId="10781DD0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153287" w14:textId="77777777" w:rsidR="005C7F34" w:rsidRPr="005C7F34" w:rsidRDefault="005C7F34" w:rsidP="005C7F34">
            <w:r w:rsidRPr="005C7F34">
              <w:t>niacinamide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401526" w14:textId="77777777" w:rsidR="005C7F34" w:rsidRPr="005C7F34" w:rsidRDefault="005C7F34" w:rsidP="005C7F34">
            <w:r w:rsidRPr="005C7F34">
              <w:t>烟酰胺</w:t>
            </w:r>
          </w:p>
        </w:tc>
      </w:tr>
      <w:tr w:rsidR="005C7F34" w:rsidRPr="005C7F34" w14:paraId="065FFAC1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1C6138" w14:textId="77777777" w:rsidR="005C7F34" w:rsidRPr="005C7F34" w:rsidRDefault="005C7F34" w:rsidP="005C7F34">
            <w:r w:rsidRPr="005C7F34">
              <w:t>vitamin_c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CA8513" w14:textId="77777777" w:rsidR="005C7F34" w:rsidRPr="005C7F34" w:rsidRDefault="005C7F34" w:rsidP="005C7F34">
            <w:r w:rsidRPr="005C7F34">
              <w:t>维生素 C</w:t>
            </w:r>
          </w:p>
        </w:tc>
      </w:tr>
      <w:tr w:rsidR="005C7F34" w:rsidRPr="005C7F34" w14:paraId="6ACE25FA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237137" w14:textId="77777777" w:rsidR="005C7F34" w:rsidRPr="005C7F34" w:rsidRDefault="005C7F34" w:rsidP="005C7F34">
            <w:r w:rsidRPr="005C7F34">
              <w:t>probiotics_postbiotics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BB202D" w14:textId="77777777" w:rsidR="005C7F34" w:rsidRPr="005C7F34" w:rsidRDefault="005C7F34" w:rsidP="005C7F34">
            <w:r w:rsidRPr="005C7F34">
              <w:t>益生菌/后生元</w:t>
            </w:r>
          </w:p>
        </w:tc>
      </w:tr>
      <w:tr w:rsidR="005C7F34" w:rsidRPr="005C7F34" w14:paraId="763C9322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93DA8A" w14:textId="77777777" w:rsidR="005C7F34" w:rsidRPr="005C7F34" w:rsidRDefault="005C7F34" w:rsidP="005C7F34">
            <w:r w:rsidRPr="005C7F34">
              <w:t>exosomes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339735" w14:textId="77777777" w:rsidR="005C7F34" w:rsidRPr="005C7F34" w:rsidRDefault="005C7F34" w:rsidP="005C7F34">
            <w:r w:rsidRPr="005C7F34">
              <w:t>外泌体</w:t>
            </w:r>
          </w:p>
        </w:tc>
      </w:tr>
      <w:tr w:rsidR="005C7F34" w:rsidRPr="005C7F34" w14:paraId="69B8C4CA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E5849D" w14:textId="77777777" w:rsidR="005C7F34" w:rsidRPr="005C7F34" w:rsidRDefault="005C7F34" w:rsidP="005C7F34">
            <w:r w:rsidRPr="005C7F34">
              <w:t>growth_factors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1D43A4" w14:textId="77777777" w:rsidR="005C7F34" w:rsidRPr="005C7F34" w:rsidRDefault="005C7F34" w:rsidP="005C7F34">
            <w:r w:rsidRPr="005C7F34">
              <w:t>生长因子</w:t>
            </w:r>
          </w:p>
        </w:tc>
      </w:tr>
      <w:tr w:rsidR="005C7F34" w:rsidRPr="005C7F34" w14:paraId="38EB3ADB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626DE5" w14:textId="77777777" w:rsidR="005C7F34" w:rsidRPr="005C7F34" w:rsidRDefault="005C7F34" w:rsidP="005C7F34">
            <w:r w:rsidRPr="005C7F34">
              <w:t>plant_botanical_extracts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1ED558" w14:textId="77777777" w:rsidR="005C7F34" w:rsidRPr="005C7F34" w:rsidRDefault="005C7F34" w:rsidP="005C7F34">
            <w:r w:rsidRPr="005C7F34">
              <w:t>植物提取物</w:t>
            </w:r>
          </w:p>
        </w:tc>
      </w:tr>
      <w:tr w:rsidR="005C7F34" w:rsidRPr="005C7F34" w14:paraId="5C0C87DF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3DABA4" w14:textId="77777777" w:rsidR="005C7F34" w:rsidRPr="005C7F34" w:rsidRDefault="005C7F34" w:rsidP="005C7F34">
            <w:r w:rsidRPr="005C7F34">
              <w:t>marine_blue_biotech_actives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EE8260" w14:textId="77777777" w:rsidR="005C7F34" w:rsidRPr="005C7F34" w:rsidRDefault="005C7F34" w:rsidP="005C7F34">
            <w:r w:rsidRPr="005C7F34">
              <w:t>海洋/蓝生物技术活性</w:t>
            </w:r>
          </w:p>
        </w:tc>
      </w:tr>
      <w:tr w:rsidR="005C7F34" w:rsidRPr="005C7F34" w14:paraId="3F43439C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C55E89" w14:textId="77777777" w:rsidR="005C7F34" w:rsidRPr="005C7F34" w:rsidRDefault="005C7F34" w:rsidP="005C7F34">
            <w:r w:rsidRPr="005C7F34">
              <w:t>ergothioneine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C89686" w14:textId="77777777" w:rsidR="005C7F34" w:rsidRPr="005C7F34" w:rsidRDefault="005C7F34" w:rsidP="005C7F34">
            <w:r w:rsidRPr="005C7F34">
              <w:t>麦角硫因</w:t>
            </w:r>
          </w:p>
        </w:tc>
      </w:tr>
      <w:tr w:rsidR="005C7F34" w:rsidRPr="005C7F34" w14:paraId="6422337C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85829A" w14:textId="77777777" w:rsidR="005C7F34" w:rsidRPr="005C7F34" w:rsidRDefault="005C7F34" w:rsidP="005C7F34">
            <w:r w:rsidRPr="005C7F34">
              <w:t>longevity_telomere_actives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F01A00" w14:textId="77777777" w:rsidR="005C7F34" w:rsidRPr="005C7F34" w:rsidRDefault="005C7F34" w:rsidP="005C7F34">
            <w:r w:rsidRPr="005C7F34">
              <w:t>长寿/端粒成分</w:t>
            </w:r>
          </w:p>
        </w:tc>
      </w:tr>
      <w:tr w:rsidR="005C7F34" w:rsidRPr="005C7F34" w14:paraId="7C6BDCE6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1E12D0" w14:textId="77777777" w:rsidR="005C7F34" w:rsidRPr="005C7F34" w:rsidRDefault="005C7F34" w:rsidP="005C7F34">
            <w:r w:rsidRPr="005C7F34">
              <w:t>acids_exfoliants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FC46538" w14:textId="77777777" w:rsidR="005C7F34" w:rsidRPr="005C7F34" w:rsidRDefault="005C7F34" w:rsidP="005C7F34">
            <w:r w:rsidRPr="005C7F34">
              <w:t>酸类/角质调理</w:t>
            </w:r>
          </w:p>
        </w:tc>
      </w:tr>
      <w:tr w:rsidR="005C7F34" w:rsidRPr="005C7F34" w14:paraId="4A2BEDC9" w14:textId="77777777" w:rsidTr="005C7F34">
        <w:tc>
          <w:tcPr>
            <w:tcW w:w="190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064F4D" w14:textId="77777777" w:rsidR="005C7F34" w:rsidRPr="005C7F34" w:rsidRDefault="005C7F34" w:rsidP="005C7F34">
            <w:r w:rsidRPr="005C7F34">
              <w:t>base_functional_raw</w:t>
            </w:r>
          </w:p>
        </w:tc>
        <w:tc>
          <w:tcPr>
            <w:tcW w:w="3100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1D1E9A" w14:textId="77777777" w:rsidR="005C7F34" w:rsidRPr="005C7F34" w:rsidRDefault="005C7F34" w:rsidP="005C7F34">
            <w:r w:rsidRPr="005C7F34">
              <w:t>基础功能原料（乳化剂、表活、增稠、防腐、硅油等）</w:t>
            </w:r>
          </w:p>
        </w:tc>
      </w:tr>
    </w:tbl>
    <w:p w14:paraId="124E0AF8" w14:textId="77777777" w:rsidR="005C7F34" w:rsidRPr="005C7F34" w:rsidRDefault="005C7F34" w:rsidP="005C7F34">
      <w:r w:rsidRPr="005C7F34">
        <w:rPr>
          <w:b/>
          <w:bCs/>
        </w:rPr>
        <w:lastRenderedPageBreak/>
        <w:t>技术类</w:t>
      </w:r>
    </w:p>
    <w:p w14:paraId="5707827E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2"/>
        <w:gridCol w:w="5074"/>
      </w:tblGrid>
      <w:tr w:rsidR="005C7F34" w:rsidRPr="005C7F34" w14:paraId="62F3015C" w14:textId="77777777" w:rsidTr="005C7F34">
        <w:trPr>
          <w:tblHeader/>
        </w:trPr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25F0AB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标签值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8EA23F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</w:tr>
      <w:tr w:rsidR="005C7F34" w:rsidRPr="005C7F34" w14:paraId="22386388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880249" w14:textId="77777777" w:rsidR="005C7F34" w:rsidRPr="005C7F34" w:rsidRDefault="005C7F34" w:rsidP="005C7F34">
            <w:r w:rsidRPr="005C7F34">
              <w:t>encapsulation_delivery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CC7885" w14:textId="77777777" w:rsidR="005C7F34" w:rsidRPr="005C7F34" w:rsidRDefault="005C7F34" w:rsidP="005C7F34">
            <w:r w:rsidRPr="005C7F34">
              <w:t>包封/递送技术</w:t>
            </w:r>
          </w:p>
        </w:tc>
      </w:tr>
      <w:tr w:rsidR="005C7F34" w:rsidRPr="005C7F34" w14:paraId="41C87582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4F0A62" w14:textId="77777777" w:rsidR="005C7F34" w:rsidRPr="005C7F34" w:rsidRDefault="005C7F34" w:rsidP="005C7F34">
            <w:r w:rsidRPr="005C7F34">
              <w:t>sustained_release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4E315C" w14:textId="77777777" w:rsidR="005C7F34" w:rsidRPr="005C7F34" w:rsidRDefault="005C7F34" w:rsidP="005C7F34">
            <w:r w:rsidRPr="005C7F34">
              <w:t>缓释/控释</w:t>
            </w:r>
          </w:p>
        </w:tc>
      </w:tr>
      <w:tr w:rsidR="005C7F34" w:rsidRPr="005C7F34" w14:paraId="48E2B31A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50C2F6" w14:textId="77777777" w:rsidR="005C7F34" w:rsidRPr="005C7F34" w:rsidRDefault="005C7F34" w:rsidP="005C7F34">
            <w:r w:rsidRPr="005C7F34">
              <w:t>synthetic_biology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F541CD4" w14:textId="77777777" w:rsidR="005C7F34" w:rsidRPr="005C7F34" w:rsidRDefault="005C7F34" w:rsidP="005C7F34">
            <w:r w:rsidRPr="005C7F34">
              <w:t>合成生物学</w:t>
            </w:r>
          </w:p>
        </w:tc>
      </w:tr>
      <w:tr w:rsidR="005C7F34" w:rsidRPr="005C7F34" w14:paraId="5217F99A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BFDCE3A" w14:textId="77777777" w:rsidR="005C7F34" w:rsidRPr="005C7F34" w:rsidRDefault="005C7F34" w:rsidP="005C7F34">
            <w:r w:rsidRPr="005C7F34">
              <w:t>fermentation_biotech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DD627C" w14:textId="77777777" w:rsidR="005C7F34" w:rsidRPr="005C7F34" w:rsidRDefault="005C7F34" w:rsidP="005C7F34">
            <w:r w:rsidRPr="005C7F34">
              <w:t>发酵/生物技术</w:t>
            </w:r>
          </w:p>
        </w:tc>
      </w:tr>
      <w:tr w:rsidR="005C7F34" w:rsidRPr="005C7F34" w14:paraId="0DDFD6BF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CF5884" w14:textId="181CAD0A" w:rsidR="005C7F34" w:rsidRPr="005C7F34" w:rsidRDefault="005C7F34" w:rsidP="005C7F34">
            <w:del w:id="84" w:author="Qin, Betty" w:date="2026-06-11T15:36:00Z" w16du:dateUtc="2026-06-11T07:36:00Z">
              <w:r w:rsidRPr="005C7F34" w:rsidDel="00655B25">
                <w:rPr>
                  <w:rFonts w:hint="eastAsia"/>
                </w:rPr>
                <w:delText>green</w:delText>
              </w:r>
            </w:del>
            <w:ins w:id="85" w:author="Qin, Betty" w:date="2026-06-11T15:36:00Z" w16du:dateUtc="2026-06-11T07:36:00Z">
              <w:r w:rsidR="00655B25">
                <w:rPr>
                  <w:rFonts w:hint="eastAsia"/>
                </w:rPr>
                <w:t>sustainability</w:t>
              </w:r>
            </w:ins>
            <w:r w:rsidRPr="005C7F34">
              <w:t>_chemistry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83BC69" w14:textId="77777777" w:rsidR="005C7F34" w:rsidRPr="005C7F34" w:rsidRDefault="005C7F34" w:rsidP="005C7F34">
            <w:r w:rsidRPr="005C7F34">
              <w:t>绿色化学/可持续工艺</w:t>
            </w:r>
          </w:p>
        </w:tc>
      </w:tr>
      <w:tr w:rsidR="005C7F34" w:rsidRPr="005C7F34" w14:paraId="2816871C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3E259E" w14:textId="77777777" w:rsidR="005C7F34" w:rsidRPr="005C7F34" w:rsidRDefault="005C7F34" w:rsidP="005C7F34">
            <w:r w:rsidRPr="005C7F34">
              <w:t>ai_rd_formulation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35FC22" w14:textId="77777777" w:rsidR="005C7F34" w:rsidRPr="005C7F34" w:rsidRDefault="005C7F34" w:rsidP="005C7F34">
            <w:r w:rsidRPr="005C7F34">
              <w:t>AI 研发/配方</w:t>
            </w:r>
          </w:p>
        </w:tc>
      </w:tr>
      <w:tr w:rsidR="005C7F34" w:rsidRPr="005C7F34" w14:paraId="649D1678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4A003D" w14:textId="77777777" w:rsidR="005C7F34" w:rsidRPr="005C7F34" w:rsidRDefault="005C7F34" w:rsidP="005C7F34">
            <w:r w:rsidRPr="005C7F34">
              <w:t>neurocosmetics_tech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F7C714" w14:textId="77777777" w:rsidR="005C7F34" w:rsidRPr="005C7F34" w:rsidRDefault="005C7F34" w:rsidP="005C7F34">
            <w:r w:rsidRPr="005C7F34">
              <w:t>神经美容技术</w:t>
            </w:r>
          </w:p>
        </w:tc>
      </w:tr>
      <w:tr w:rsidR="005C7F34" w:rsidRPr="005C7F34" w14:paraId="7DE4FFCE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73E004" w14:textId="77777777" w:rsidR="005C7F34" w:rsidRPr="005C7F34" w:rsidRDefault="005C7F34" w:rsidP="005C7F34">
            <w:r w:rsidRPr="005C7F34">
              <w:t>dual_targeting_delivery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660544" w14:textId="77777777" w:rsidR="005C7F34" w:rsidRPr="005C7F34" w:rsidRDefault="005C7F34" w:rsidP="005C7F34">
            <w:r w:rsidRPr="005C7F34">
              <w:t>双靶向递送</w:t>
            </w:r>
          </w:p>
        </w:tc>
      </w:tr>
      <w:tr w:rsidR="005C7F34" w:rsidRPr="005C7F34" w14:paraId="394C0937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3676A6" w14:textId="77777777" w:rsidR="005C7F34" w:rsidRPr="005C7F34" w:rsidRDefault="005C7F34" w:rsidP="005C7F34">
            <w:r w:rsidRPr="005C7F34">
              <w:t>microfluidics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729F0A" w14:textId="77777777" w:rsidR="005C7F34" w:rsidRPr="005C7F34" w:rsidRDefault="005C7F34" w:rsidP="005C7F34">
            <w:r w:rsidRPr="005C7F34">
              <w:t>微流控</w:t>
            </w:r>
          </w:p>
        </w:tc>
      </w:tr>
      <w:tr w:rsidR="005C7F34" w:rsidRPr="005C7F34" w14:paraId="3F06CDDA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0A60DE" w14:textId="77777777" w:rsidR="005C7F34" w:rsidRPr="005C7F34" w:rsidRDefault="005C7F34" w:rsidP="005C7F34">
            <w:r w:rsidRPr="005C7F34">
              <w:t>stem_cell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A32EEFA" w14:textId="77777777" w:rsidR="005C7F34" w:rsidRPr="005C7F34" w:rsidRDefault="005C7F34" w:rsidP="005C7F34">
            <w:r w:rsidRPr="005C7F34">
              <w:t>干细胞</w:t>
            </w:r>
          </w:p>
        </w:tc>
      </w:tr>
      <w:tr w:rsidR="005C7F34" w:rsidRPr="005C7F34" w14:paraId="426C385E" w14:textId="77777777" w:rsidTr="005C7F34">
        <w:tc>
          <w:tcPr>
            <w:tcW w:w="1602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1406A8" w14:textId="77777777" w:rsidR="005C7F34" w:rsidRPr="005C7F34" w:rsidRDefault="005C7F34" w:rsidP="005C7F34">
            <w:r w:rsidRPr="005C7F34">
              <w:t>other:&lt;名&gt;</w:t>
            </w:r>
          </w:p>
        </w:tc>
        <w:tc>
          <w:tcPr>
            <w:tcW w:w="3398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500212" w14:textId="77777777" w:rsidR="005C7F34" w:rsidRPr="005C7F34" w:rsidRDefault="005C7F34" w:rsidP="005C7F34">
            <w:r w:rsidRPr="005C7F34">
              <w:t>字典外成分/技术（实时识别，如"外泌体脂质纳米粒"）</w:t>
            </w:r>
          </w:p>
        </w:tc>
      </w:tr>
    </w:tbl>
    <w:p w14:paraId="4CBB5819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：以上成分和技术列表是否覆盖您当前关注范围？是否有</w:t>
      </w:r>
      <w:r w:rsidRPr="005C7F34">
        <w:rPr>
          <w:b/>
          <w:bCs/>
        </w:rPr>
        <w:t>当前重点追踪</w:t>
      </w:r>
      <w:r w:rsidRPr="005C7F34">
        <w:t>但不在列表中的成分/技术？（如 Matrixyl® 系列、特定递送平台等，可直接补充）</w:t>
      </w:r>
    </w:p>
    <w:p w14:paraId="4A2F8AC7" w14:textId="77777777" w:rsidR="005C7F34" w:rsidRPr="005C7F34" w:rsidRDefault="00530127" w:rsidP="005C7F34">
      <w:r>
        <w:pict w14:anchorId="01DDFBE6">
          <v:rect id="_x0000_i1029" style="width:0;height:1.5pt" o:hralign="center" o:hrstd="t" o:hr="t" fillcolor="#a0a0a0" stroked="f"/>
        </w:pict>
      </w:r>
    </w:p>
    <w:p w14:paraId="1CEBCA03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2.4 功效宣称 functional_claim（多选，可空）</w:t>
      </w:r>
    </w:p>
    <w:p w14:paraId="1CB1A724" w14:textId="77777777" w:rsidR="005C7F34" w:rsidRPr="005C7F34" w:rsidRDefault="005C7F34" w:rsidP="005C7F34">
      <w:r w:rsidRPr="005C7F34">
        <w:t>回答"该成分/产品宣称解决什么消费者问题"。</w:t>
      </w:r>
    </w:p>
    <w:p w14:paraId="6665BF95" w14:textId="77777777" w:rsidR="005C7F34" w:rsidRPr="005C7F34" w:rsidRDefault="005C7F34" w:rsidP="005C7F34">
      <w:r w:rsidRPr="005C7F34">
        <w:rPr>
          <w:b/>
          <w:bCs/>
        </w:rPr>
        <w:lastRenderedPageBreak/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7"/>
        <w:gridCol w:w="4339"/>
        <w:tblGridChange w:id="86">
          <w:tblGrid>
            <w:gridCol w:w="3967"/>
            <w:gridCol w:w="4339"/>
          </w:tblGrid>
        </w:tblGridChange>
      </w:tblGrid>
      <w:tr w:rsidR="005C7F34" w:rsidRPr="005C7F34" w14:paraId="7E2E62A0" w14:textId="77777777" w:rsidTr="005C7F34">
        <w:trPr>
          <w:tblHeader/>
        </w:trPr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73971C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标签值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790129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</w:tr>
      <w:tr w:rsidR="005C7F34" w:rsidRPr="005C7F34" w14:paraId="202678AC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8A8112" w14:textId="77777777" w:rsidR="005C7F34" w:rsidRPr="005C7F34" w:rsidRDefault="005C7F34" w:rsidP="005C7F34">
            <w:r w:rsidRPr="005C7F34">
              <w:t>anti_aging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866D93" w14:textId="77777777" w:rsidR="005C7F34" w:rsidRPr="005C7F34" w:rsidRDefault="005C7F34" w:rsidP="005C7F34">
            <w:r w:rsidRPr="005C7F34">
              <w:t>抗衰/抗皱</w:t>
            </w:r>
          </w:p>
        </w:tc>
      </w:tr>
      <w:tr w:rsidR="005C7F34" w:rsidRPr="005C7F34" w14:paraId="6A457A8D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F010E8" w14:textId="77777777" w:rsidR="005C7F34" w:rsidRPr="005C7F34" w:rsidRDefault="005C7F34" w:rsidP="005C7F34">
            <w:r w:rsidRPr="005C7F34">
              <w:t>whitening_brightening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C59DD9" w14:textId="77777777" w:rsidR="005C7F34" w:rsidRPr="005C7F34" w:rsidRDefault="005C7F34" w:rsidP="005C7F34">
            <w:r w:rsidRPr="005C7F34">
              <w:t>美白/提亮</w:t>
            </w:r>
          </w:p>
        </w:tc>
      </w:tr>
      <w:tr w:rsidR="005C7F34" w:rsidRPr="005C7F34" w14:paraId="6469950E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67B6292" w14:textId="77777777" w:rsidR="005C7F34" w:rsidRPr="005C7F34" w:rsidRDefault="005C7F34" w:rsidP="005C7F34">
            <w:r w:rsidRPr="005C7F34">
              <w:t>moisturizing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6812B5E" w14:textId="77777777" w:rsidR="005C7F34" w:rsidRPr="005C7F34" w:rsidRDefault="005C7F34" w:rsidP="005C7F34">
            <w:r w:rsidRPr="005C7F34">
              <w:t>保湿</w:t>
            </w:r>
          </w:p>
        </w:tc>
      </w:tr>
      <w:tr w:rsidR="005C7F34" w:rsidRPr="005C7F34" w14:paraId="059F0EF8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88271B" w14:textId="77777777" w:rsidR="005C7F34" w:rsidRPr="005C7F34" w:rsidRDefault="005C7F34" w:rsidP="005C7F34">
            <w:r w:rsidRPr="005C7F34">
              <w:t>barrier_repair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511BAA" w14:textId="77777777" w:rsidR="005C7F34" w:rsidRPr="005C7F34" w:rsidRDefault="005C7F34" w:rsidP="005C7F34">
            <w:r w:rsidRPr="005C7F34">
              <w:t>屏障修护</w:t>
            </w:r>
          </w:p>
        </w:tc>
      </w:tr>
      <w:tr w:rsidR="005C7F34" w:rsidRPr="005C7F34" w14:paraId="15515B77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0DFB23" w14:textId="77777777" w:rsidR="005C7F34" w:rsidRPr="005C7F34" w:rsidRDefault="005C7F34" w:rsidP="005C7F34">
            <w:r w:rsidRPr="005C7F34">
              <w:t>soothing_sensitive_skin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684CA7" w14:textId="77777777" w:rsidR="005C7F34" w:rsidRPr="005C7F34" w:rsidRDefault="005C7F34" w:rsidP="005C7F34">
            <w:r w:rsidRPr="005C7F34">
              <w:t>舒缓/敏感肌</w:t>
            </w:r>
          </w:p>
        </w:tc>
      </w:tr>
      <w:tr w:rsidR="005C7F34" w:rsidRPr="005C7F34" w14:paraId="72BA10B7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D2EB1EE" w14:textId="77777777" w:rsidR="005C7F34" w:rsidRPr="005C7F34" w:rsidRDefault="005C7F34" w:rsidP="005C7F34">
            <w:r w:rsidRPr="005C7F34">
              <w:t>acne_oil_control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6CDF2A" w14:textId="77777777" w:rsidR="005C7F34" w:rsidRPr="005C7F34" w:rsidRDefault="005C7F34" w:rsidP="005C7F34">
            <w:r w:rsidRPr="005C7F34">
              <w:t>祛痘/控油</w:t>
            </w:r>
          </w:p>
        </w:tc>
      </w:tr>
      <w:tr w:rsidR="005C7F34" w:rsidRPr="005C7F34" w14:paraId="36C28C91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20411A" w14:textId="77777777" w:rsidR="005C7F34" w:rsidRPr="005C7F34" w:rsidRDefault="005C7F34" w:rsidP="005C7F34">
            <w:r w:rsidRPr="005C7F34">
              <w:t>sun_protection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6E6FC4" w14:textId="77777777" w:rsidR="005C7F34" w:rsidRPr="005C7F34" w:rsidRDefault="005C7F34" w:rsidP="005C7F34">
            <w:r w:rsidRPr="005C7F34">
              <w:t>防晒防护</w:t>
            </w:r>
          </w:p>
        </w:tc>
      </w:tr>
      <w:tr w:rsidR="005C7F34" w:rsidRPr="005C7F34" w14:paraId="6D89C13B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09772C3" w14:textId="77777777" w:rsidR="005C7F34" w:rsidRPr="005C7F34" w:rsidRDefault="005C7F34" w:rsidP="005C7F34">
            <w:r w:rsidRPr="005C7F34">
              <w:t>firming_lifting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1A85BF" w14:textId="77777777" w:rsidR="005C7F34" w:rsidRPr="005C7F34" w:rsidRDefault="005C7F34" w:rsidP="005C7F34">
            <w:r w:rsidRPr="005C7F34">
              <w:t>紧致提拉</w:t>
            </w:r>
          </w:p>
        </w:tc>
      </w:tr>
      <w:tr w:rsidR="005C7F34" w:rsidRPr="005C7F34" w14:paraId="79E9A624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C6F443" w14:textId="77777777" w:rsidR="005C7F34" w:rsidRPr="005C7F34" w:rsidRDefault="005C7F34" w:rsidP="005C7F34">
            <w:r w:rsidRPr="005C7F34">
              <w:t>microbiome_balance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9583AE" w14:textId="77777777" w:rsidR="005C7F34" w:rsidRPr="005C7F34" w:rsidRDefault="005C7F34" w:rsidP="005C7F34">
            <w:r w:rsidRPr="005C7F34">
              <w:t>微生态平衡</w:t>
            </w:r>
          </w:p>
        </w:tc>
      </w:tr>
      <w:tr w:rsidR="005C7F34" w:rsidRPr="005C7F34" w14:paraId="764363FB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979D8E" w14:textId="77777777" w:rsidR="005C7F34" w:rsidRPr="005C7F34" w:rsidRDefault="005C7F34" w:rsidP="005C7F34">
            <w:r w:rsidRPr="005C7F34">
              <w:t>hair_scalp_care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840868" w14:textId="77777777" w:rsidR="005C7F34" w:rsidRPr="005C7F34" w:rsidRDefault="005C7F34" w:rsidP="005C7F34">
            <w:r w:rsidRPr="005C7F34">
              <w:t>发用/头皮功效</w:t>
            </w:r>
          </w:p>
        </w:tc>
      </w:tr>
      <w:tr w:rsidR="00BF5CE7" w:rsidRPr="005C7F34" w14:paraId="23E697F5" w14:textId="77777777" w:rsidTr="00BD4854">
        <w:tblPrEx>
          <w:tblW w:w="5000" w:type="pct"/>
          <w:tblCellMar>
            <w:left w:w="0" w:type="dxa"/>
            <w:right w:w="0" w:type="dxa"/>
          </w:tblCellMar>
          <w:tblPrExChange w:id="87" w:author="Qin, Betty" w:date="2026-06-11T15:33:00Z" w16du:dateUtc="2026-06-11T07:33:00Z">
            <w:tblPrEx>
              <w:tblW w:w="5000" w:type="pct"/>
              <w:tblCellMar>
                <w:left w:w="0" w:type="dxa"/>
                <w:right w:w="0" w:type="dxa"/>
              </w:tblCellMar>
            </w:tblPrEx>
          </w:tblPrExChange>
        </w:tblPrEx>
        <w:trPr>
          <w:ins w:id="88" w:author="Qin, Betty" w:date="2026-06-11T15:33:00Z"/>
        </w:trPr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tcPrChange w:id="89" w:author="Qin, Betty" w:date="2026-06-11T15:33:00Z" w16du:dateUtc="2026-06-11T07:33:00Z">
              <w:tcPr>
                <w:tcW w:w="2388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</w:tcPr>
            </w:tcPrChange>
          </w:tcPr>
          <w:p w14:paraId="77A9828E" w14:textId="5ABE3436" w:rsidR="00BF5CE7" w:rsidRPr="005C7F34" w:rsidRDefault="00EA3E2C" w:rsidP="005C7F34">
            <w:pPr>
              <w:rPr>
                <w:ins w:id="90" w:author="Qin, Betty" w:date="2026-06-11T15:33:00Z" w16du:dateUtc="2026-06-11T07:33:00Z"/>
                <w:rFonts w:hint="eastAsia"/>
              </w:rPr>
            </w:pPr>
            <w:ins w:id="91" w:author="Qin, Betty" w:date="2026-06-12T14:24:00Z" w16du:dateUtc="2026-06-12T06:24:00Z">
              <w:r>
                <w:rPr>
                  <w:rFonts w:hint="eastAsia"/>
                </w:rPr>
                <w:t>hair_strands</w:t>
              </w:r>
            </w:ins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00"/>
            <w:tcMar>
              <w:top w:w="150" w:type="dxa"/>
              <w:left w:w="240" w:type="dxa"/>
              <w:bottom w:w="150" w:type="dxa"/>
              <w:right w:w="240" w:type="dxa"/>
            </w:tcMar>
            <w:tcPrChange w:id="92" w:author="Qin, Betty" w:date="2026-06-11T15:33:00Z" w16du:dateUtc="2026-06-11T07:33:00Z">
              <w:tcPr>
                <w:tcW w:w="2612" w:type="pct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</w:tcPr>
            </w:tcPrChange>
          </w:tcPr>
          <w:p w14:paraId="3D027F9E" w14:textId="1C481E2A" w:rsidR="00BF5CE7" w:rsidRPr="005C7F34" w:rsidRDefault="00BD4854" w:rsidP="005C7F34">
            <w:pPr>
              <w:rPr>
                <w:ins w:id="93" w:author="Qin, Betty" w:date="2026-06-11T15:33:00Z" w16du:dateUtc="2026-06-11T07:33:00Z"/>
              </w:rPr>
            </w:pPr>
            <w:ins w:id="94" w:author="Qin, Betty" w:date="2026-06-11T15:33:00Z" w16du:dateUtc="2026-06-11T07:33:00Z">
              <w:r>
                <w:rPr>
                  <w:rFonts w:hint="eastAsia"/>
                </w:rPr>
                <w:t>发丝</w:t>
              </w:r>
            </w:ins>
          </w:p>
        </w:tc>
      </w:tr>
      <w:tr w:rsidR="005619EF" w:rsidRPr="005C7F34" w14:paraId="0F685A90" w14:textId="77777777" w:rsidTr="005619EF">
        <w:tblPrEx>
          <w:tblW w:w="5000" w:type="pct"/>
          <w:tblCellMar>
            <w:left w:w="0" w:type="dxa"/>
            <w:right w:w="0" w:type="dxa"/>
          </w:tblCellMar>
          <w:tblPrExChange w:id="95" w:author="Qin, Betty" w:date="2026-06-11T15:34:00Z" w16du:dateUtc="2026-06-11T07:34:00Z">
            <w:tblPrEx>
              <w:tblW w:w="5000" w:type="pct"/>
              <w:tblCellMar>
                <w:left w:w="0" w:type="dxa"/>
                <w:right w:w="0" w:type="dxa"/>
              </w:tblCellMar>
            </w:tblPrEx>
          </w:tblPrExChange>
        </w:tblPrEx>
        <w:trPr>
          <w:ins w:id="96" w:author="Qin, Betty" w:date="2026-06-11T15:34:00Z"/>
        </w:trPr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tcPrChange w:id="97" w:author="Qin, Betty" w:date="2026-06-11T15:34:00Z" w16du:dateUtc="2026-06-11T07:34:00Z">
              <w:tcPr>
                <w:tcW w:w="2388" w:type="pct"/>
                <w:tcBorders>
                  <w:top w:val="single" w:sz="6" w:space="0" w:color="auto"/>
                  <w:left w:val="nil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</w:tcPr>
            </w:tcPrChange>
          </w:tcPr>
          <w:p w14:paraId="1885B720" w14:textId="0BE3AFA1" w:rsidR="00FD76EA" w:rsidRPr="005C7F34" w:rsidRDefault="00FD76EA" w:rsidP="005C7F34">
            <w:pPr>
              <w:rPr>
                <w:ins w:id="98" w:author="Qin, Betty" w:date="2026-06-11T15:34:00Z" w16du:dateUtc="2026-06-11T07:34:00Z"/>
                <w:rFonts w:hint="eastAsia"/>
              </w:rPr>
            </w:pPr>
            <w:ins w:id="99" w:author="Qin, Betty" w:date="2026-06-12T14:24:00Z" w16du:dateUtc="2026-06-12T06:24:00Z">
              <w:r>
                <w:rPr>
                  <w:rFonts w:hint="eastAsia"/>
                </w:rPr>
                <w:t>enhance_penetration</w:t>
              </w:r>
            </w:ins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shd w:val="clear" w:color="auto" w:fill="FFFF00"/>
            <w:tcMar>
              <w:top w:w="150" w:type="dxa"/>
              <w:left w:w="240" w:type="dxa"/>
              <w:bottom w:w="150" w:type="dxa"/>
              <w:right w:w="240" w:type="dxa"/>
            </w:tcMar>
            <w:tcPrChange w:id="100" w:author="Qin, Betty" w:date="2026-06-11T15:34:00Z" w16du:dateUtc="2026-06-11T07:34:00Z">
              <w:tcPr>
                <w:tcW w:w="2612" w:type="pct"/>
                <w:tcBorders>
                  <w:top w:val="single" w:sz="6" w:space="0" w:color="auto"/>
                  <w:left w:val="single" w:sz="6" w:space="0" w:color="auto"/>
                  <w:bottom w:val="nil"/>
                  <w:right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</w:tcPr>
            </w:tcPrChange>
          </w:tcPr>
          <w:p w14:paraId="5CCF1513" w14:textId="5EA65CEE" w:rsidR="005619EF" w:rsidRPr="005C7F34" w:rsidRDefault="005619EF" w:rsidP="005C7F34">
            <w:pPr>
              <w:rPr>
                <w:ins w:id="101" w:author="Qin, Betty" w:date="2026-06-11T15:34:00Z" w16du:dateUtc="2026-06-11T07:34:00Z"/>
              </w:rPr>
            </w:pPr>
            <w:ins w:id="102" w:author="Qin, Betty" w:date="2026-06-11T15:34:00Z" w16du:dateUtc="2026-06-11T07:34:00Z">
              <w:r>
                <w:rPr>
                  <w:rFonts w:hint="eastAsia"/>
                </w:rPr>
                <w:t>促进渗透</w:t>
              </w:r>
            </w:ins>
          </w:p>
        </w:tc>
      </w:tr>
      <w:tr w:rsidR="005C7F34" w:rsidRPr="005C7F34" w14:paraId="0E31BB09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5F8B19" w14:textId="77777777" w:rsidR="005C7F34" w:rsidRPr="005C7F34" w:rsidRDefault="005C7F34" w:rsidP="005C7F34">
            <w:r w:rsidRPr="005C7F34">
              <w:t>emotion_wellbeing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67FBBF" w14:textId="77777777" w:rsidR="005C7F34" w:rsidRPr="005C7F34" w:rsidRDefault="005C7F34" w:rsidP="005C7F34">
            <w:r w:rsidRPr="005C7F34">
              <w:t>情绪护肤/愉悦</w:t>
            </w:r>
          </w:p>
        </w:tc>
      </w:tr>
      <w:tr w:rsidR="005C7F34" w:rsidRPr="005C7F34" w14:paraId="60C04B68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E10A6F" w14:textId="77777777" w:rsidR="005C7F34" w:rsidRPr="005C7F34" w:rsidRDefault="005C7F34" w:rsidP="005C7F34">
            <w:r w:rsidRPr="005C7F34">
              <w:t>anti_glycation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5A06B5" w14:textId="77777777" w:rsidR="005C7F34" w:rsidRPr="005C7F34" w:rsidRDefault="005C7F34" w:rsidP="005C7F34">
            <w:r w:rsidRPr="005C7F34">
              <w:t>抗糖化</w:t>
            </w:r>
          </w:p>
        </w:tc>
      </w:tr>
      <w:tr w:rsidR="005C7F34" w:rsidRPr="005C7F34" w14:paraId="43A2827E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19C613" w14:textId="77777777" w:rsidR="005C7F34" w:rsidRPr="005C7F34" w:rsidRDefault="005C7F34" w:rsidP="005C7F34">
            <w:r w:rsidRPr="005C7F34">
              <w:t>blue_light_protection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D092F5" w14:textId="77777777" w:rsidR="005C7F34" w:rsidRPr="005C7F34" w:rsidRDefault="005C7F34" w:rsidP="005C7F34">
            <w:r w:rsidRPr="005C7F34">
              <w:t>抗蓝光</w:t>
            </w:r>
          </w:p>
        </w:tc>
      </w:tr>
      <w:tr w:rsidR="005C7F34" w:rsidRPr="005C7F34" w14:paraId="41792FEC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74EC2C" w14:textId="77777777" w:rsidR="005C7F34" w:rsidRPr="005C7F34" w:rsidRDefault="005C7F34" w:rsidP="005C7F34">
            <w:r w:rsidRPr="005C7F34">
              <w:lastRenderedPageBreak/>
              <w:t>anti_pollution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952A01" w14:textId="77777777" w:rsidR="005C7F34" w:rsidRPr="005C7F34" w:rsidRDefault="005C7F34" w:rsidP="005C7F34">
            <w:r w:rsidRPr="005C7F34">
              <w:t>抗污染</w:t>
            </w:r>
          </w:p>
        </w:tc>
      </w:tr>
      <w:tr w:rsidR="005C7F34" w:rsidRPr="005C7F34" w14:paraId="3563B524" w14:textId="77777777" w:rsidTr="005C7F34">
        <w:tc>
          <w:tcPr>
            <w:tcW w:w="2388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30361E" w14:textId="77777777" w:rsidR="005C7F34" w:rsidRPr="005C7F34" w:rsidRDefault="005C7F34" w:rsidP="005C7F34">
            <w:r w:rsidRPr="005C7F34">
              <w:t>other:&lt;名&gt;</w:t>
            </w:r>
          </w:p>
        </w:tc>
        <w:tc>
          <w:tcPr>
            <w:tcW w:w="261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98FE62" w14:textId="77777777" w:rsidR="005C7F34" w:rsidRPr="005C7F34" w:rsidRDefault="005C7F34" w:rsidP="005C7F34">
            <w:r w:rsidRPr="005C7F34">
              <w:t>字典外功效（实时识别）</w:t>
            </w:r>
          </w:p>
        </w:tc>
      </w:tr>
    </w:tbl>
    <w:p w14:paraId="4D29011E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：以上功效是否覆盖您的产品线关注方向？是否有遗漏（如"抗氧化""修护光损伤"等）？</w:t>
      </w:r>
    </w:p>
    <w:p w14:paraId="391CA9F9" w14:textId="77777777" w:rsidR="005C7F34" w:rsidRPr="005C7F34" w:rsidRDefault="00530127" w:rsidP="005C7F34">
      <w:r>
        <w:pict w14:anchorId="3C15499F">
          <v:rect id="_x0000_i1030" style="width:0;height:1.5pt" o:hralign="center" o:hrstd="t" o:hr="t" fillcolor="#a0a0a0" stroked="f"/>
        </w:pict>
      </w:r>
    </w:p>
    <w:p w14:paraId="1BB199A4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2.5 价值链阶段 value_chain_stage（单选）</w:t>
      </w:r>
    </w:p>
    <w:p w14:paraId="075FD670" w14:textId="77777777" w:rsidR="005C7F34" w:rsidRPr="005C7F34" w:rsidRDefault="005C7F34" w:rsidP="005C7F34">
      <w:r w:rsidRPr="005C7F34">
        <w:t>回答"文章主要影响产业链哪个位置"。</w:t>
      </w:r>
    </w:p>
    <w:p w14:paraId="02B24076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7"/>
        <w:gridCol w:w="1698"/>
        <w:gridCol w:w="3891"/>
      </w:tblGrid>
      <w:tr w:rsidR="005C7F34" w:rsidRPr="005C7F34" w14:paraId="03B57859" w14:textId="77777777" w:rsidTr="005C7F34">
        <w:trPr>
          <w:tblHeader/>
        </w:trPr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5FA412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标签值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25F8AA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中文名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EC19673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定义</w:t>
            </w:r>
          </w:p>
        </w:tc>
      </w:tr>
      <w:tr w:rsidR="005C7F34" w:rsidRPr="005C7F34" w14:paraId="5C042A60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D69525" w14:textId="77777777" w:rsidR="005C7F34" w:rsidRPr="005C7F34" w:rsidRDefault="005C7F34" w:rsidP="005C7F34">
            <w:r w:rsidRPr="005C7F34">
              <w:t>raw_material_upstream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2489BA" w14:textId="77777777" w:rsidR="005C7F34" w:rsidRPr="005C7F34" w:rsidRDefault="005C7F34" w:rsidP="005C7F34">
            <w:r w:rsidRPr="005C7F34">
              <w:t>上游原料/生物制造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C483E2" w14:textId="77777777" w:rsidR="005C7F34" w:rsidRPr="005C7F34" w:rsidRDefault="005C7F34" w:rsidP="005C7F34">
            <w:r w:rsidRPr="005C7F34">
              <w:t>发酵、合成、菌株、上游原材料供应</w:t>
            </w:r>
          </w:p>
        </w:tc>
      </w:tr>
      <w:tr w:rsidR="005C7F34" w:rsidRPr="005C7F34" w14:paraId="47A12C62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DA8456" w14:textId="77777777" w:rsidR="005C7F34" w:rsidRPr="005C7F34" w:rsidRDefault="005C7F34" w:rsidP="005C7F34">
            <w:r w:rsidRPr="005C7F34">
              <w:t>ingredient_active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139A74" w14:textId="77777777" w:rsidR="005C7F34" w:rsidRPr="005C7F34" w:rsidRDefault="005C7F34" w:rsidP="005C7F34">
            <w:r w:rsidRPr="005C7F34">
              <w:t>原料/活性成分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192B5C" w14:textId="77777777" w:rsidR="005C7F34" w:rsidRPr="005C7F34" w:rsidRDefault="005C7F34" w:rsidP="005C7F34">
            <w:r w:rsidRPr="005C7F34">
              <w:t>活性物、功能性原料、香料原料的研发、生产、商业化</w:t>
            </w:r>
          </w:p>
        </w:tc>
      </w:tr>
      <w:tr w:rsidR="005C7F34" w:rsidRPr="005C7F34" w14:paraId="1F0EB4A7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307BC7" w14:textId="77777777" w:rsidR="005C7F34" w:rsidRPr="005C7F34" w:rsidRDefault="005C7F34" w:rsidP="005C7F34">
            <w:r w:rsidRPr="005C7F34">
              <w:t>formulation_application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8094269" w14:textId="77777777" w:rsidR="005C7F34" w:rsidRPr="005C7F34" w:rsidRDefault="005C7F34" w:rsidP="005C7F34">
            <w:r w:rsidRPr="005C7F34">
              <w:t>配方/应用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4563B4" w14:textId="77777777" w:rsidR="005C7F34" w:rsidRPr="005C7F34" w:rsidRDefault="005C7F34" w:rsidP="005C7F34">
            <w:r w:rsidRPr="005C7F34">
              <w:t>配方开发、应用方案、复配、感官调节</w:t>
            </w:r>
          </w:p>
        </w:tc>
      </w:tr>
      <w:tr w:rsidR="005C7F34" w:rsidRPr="005C7F34" w14:paraId="66B2DB98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35305B" w14:textId="77777777" w:rsidR="005C7F34" w:rsidRPr="005C7F34" w:rsidRDefault="005C7F34" w:rsidP="005C7F34">
            <w:r w:rsidRPr="005C7F34">
              <w:t>manufacturing_contract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8CC3B1" w14:textId="77777777" w:rsidR="005C7F34" w:rsidRPr="005C7F34" w:rsidRDefault="005C7F34" w:rsidP="005C7F34">
            <w:r w:rsidRPr="005C7F34">
              <w:t>制造/代工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3C0C5B" w14:textId="77777777" w:rsidR="005C7F34" w:rsidRPr="005C7F34" w:rsidRDefault="005C7F34" w:rsidP="005C7F34">
            <w:r w:rsidRPr="005C7F34">
              <w:t>代工厂、生产工艺、设备、产能</w:t>
            </w:r>
          </w:p>
        </w:tc>
      </w:tr>
      <w:tr w:rsidR="005C7F34" w:rsidRPr="005C7F34" w14:paraId="7BFD159F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9F3C91" w14:textId="77777777" w:rsidR="005C7F34" w:rsidRPr="005C7F34" w:rsidRDefault="005C7F34" w:rsidP="005C7F34">
            <w:r w:rsidRPr="005C7F34">
              <w:t>packaging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E38B86" w14:textId="77777777" w:rsidR="005C7F34" w:rsidRPr="005C7F34" w:rsidRDefault="005C7F34" w:rsidP="005C7F34">
            <w:r w:rsidRPr="005C7F34">
              <w:t>包装/递送载体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6C6F78" w14:textId="77777777" w:rsidR="005C7F34" w:rsidRPr="005C7F34" w:rsidRDefault="005C7F34" w:rsidP="005C7F34">
            <w:r w:rsidRPr="005C7F34">
              <w:t>包装材料、容器、包材技术</w:t>
            </w:r>
          </w:p>
        </w:tc>
      </w:tr>
      <w:tr w:rsidR="005C7F34" w:rsidRPr="005C7F34" w14:paraId="513A3A97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337C75" w14:textId="77777777" w:rsidR="005C7F34" w:rsidRPr="005C7F34" w:rsidRDefault="005C7F34" w:rsidP="005C7F34">
            <w:r w:rsidRPr="005C7F34">
              <w:t>brand_finished_product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3A6C8B" w14:textId="77777777" w:rsidR="005C7F34" w:rsidRPr="005C7F34" w:rsidRDefault="005C7F34" w:rsidP="005C7F34">
            <w:r w:rsidRPr="005C7F34">
              <w:t>品牌/成品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62FABE" w14:textId="77777777" w:rsidR="005C7F34" w:rsidRPr="005C7F34" w:rsidRDefault="005C7F34" w:rsidP="005C7F34">
            <w:r w:rsidRPr="005C7F34">
              <w:t>品牌端产品、上市、营销定位</w:t>
            </w:r>
          </w:p>
        </w:tc>
      </w:tr>
      <w:tr w:rsidR="005C7F34" w:rsidRPr="005C7F34" w14:paraId="19F54B23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E69E74" w14:textId="77777777" w:rsidR="005C7F34" w:rsidRPr="005C7F34" w:rsidRDefault="005C7F34" w:rsidP="005C7F34">
            <w:r w:rsidRPr="005C7F34">
              <w:t>distribution_channel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599BB0" w14:textId="77777777" w:rsidR="005C7F34" w:rsidRPr="005C7F34" w:rsidRDefault="005C7F34" w:rsidP="005C7F34">
            <w:r w:rsidRPr="005C7F34">
              <w:t>分销/渠道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B676B8" w14:textId="77777777" w:rsidR="005C7F34" w:rsidRPr="005C7F34" w:rsidRDefault="005C7F34" w:rsidP="005C7F34">
            <w:r w:rsidRPr="005C7F34">
              <w:t>代理商、经销、电商、零售渠道</w:t>
            </w:r>
          </w:p>
        </w:tc>
      </w:tr>
      <w:tr w:rsidR="005C7F34" w:rsidRPr="005C7F34" w14:paraId="3FCA9CA7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502C78" w14:textId="77777777" w:rsidR="005C7F34" w:rsidRPr="005C7F34" w:rsidRDefault="005C7F34" w:rsidP="005C7F34">
            <w:r w:rsidRPr="005C7F34">
              <w:lastRenderedPageBreak/>
              <w:t>consumer_market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C6DEA0" w14:textId="77777777" w:rsidR="005C7F34" w:rsidRPr="005C7F34" w:rsidRDefault="005C7F34" w:rsidP="005C7F34">
            <w:r w:rsidRPr="005C7F34">
              <w:t>消费者/市场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574A4F" w14:textId="77777777" w:rsidR="005C7F34" w:rsidRPr="005C7F34" w:rsidRDefault="005C7F34" w:rsidP="005C7F34">
            <w:r w:rsidRPr="005C7F34">
              <w:t>消费者行为、市场数据、品类与成分趋势</w:t>
            </w:r>
          </w:p>
        </w:tc>
      </w:tr>
      <w:tr w:rsidR="005C7F34" w:rsidRPr="005C7F34" w14:paraId="3ABD0A2D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E89858" w14:textId="77777777" w:rsidR="005C7F34" w:rsidRPr="005C7F34" w:rsidRDefault="005C7F34" w:rsidP="005C7F34">
            <w:r w:rsidRPr="005C7F34">
              <w:t>regulation_research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295477" w14:textId="77777777" w:rsidR="005C7F34" w:rsidRPr="005C7F34" w:rsidRDefault="005C7F34" w:rsidP="005C7F34">
            <w:r w:rsidRPr="005C7F34">
              <w:t>监管/科研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9A33AB" w14:textId="77777777" w:rsidR="005C7F34" w:rsidRPr="005C7F34" w:rsidRDefault="005C7F34" w:rsidP="005C7F34">
            <w:r w:rsidRPr="005C7F34">
              <w:t>政府监管、标准、备案、科研机构、实验验证</w:t>
            </w:r>
          </w:p>
        </w:tc>
      </w:tr>
      <w:tr w:rsidR="005C7F34" w:rsidRPr="005C7F34" w14:paraId="790C9788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3C3F23" w14:textId="77777777" w:rsidR="005C7F34" w:rsidRPr="005C7F34" w:rsidRDefault="005C7F34" w:rsidP="005C7F34">
            <w:r w:rsidRPr="005C7F34">
              <w:t>cross_chain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F4ECC92" w14:textId="77777777" w:rsidR="005C7F34" w:rsidRPr="005C7F34" w:rsidRDefault="005C7F34" w:rsidP="005C7F34">
            <w:r w:rsidRPr="005C7F34">
              <w:t>跨链条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0AF95A" w14:textId="77777777" w:rsidR="005C7F34" w:rsidRPr="005C7F34" w:rsidRDefault="005C7F34" w:rsidP="005C7F34">
            <w:r w:rsidRPr="005C7F34">
              <w:t>明确覆盖多个阶段且无主阶段</w:t>
            </w:r>
          </w:p>
        </w:tc>
      </w:tr>
      <w:tr w:rsidR="005C7F34" w:rsidRPr="005C7F34" w14:paraId="2F459E56" w14:textId="77777777" w:rsidTr="005C7F34">
        <w:tc>
          <w:tcPr>
            <w:tcW w:w="163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1E3231" w14:textId="77777777" w:rsidR="005C7F34" w:rsidRPr="005C7F34" w:rsidRDefault="005C7F34" w:rsidP="005C7F34">
            <w:r w:rsidRPr="005C7F34">
              <w:t>other</w:t>
            </w:r>
          </w:p>
        </w:tc>
        <w:tc>
          <w:tcPr>
            <w:tcW w:w="1022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787051" w14:textId="77777777" w:rsidR="005C7F34" w:rsidRPr="005C7F34" w:rsidRDefault="005C7F34" w:rsidP="005C7F34">
            <w:r w:rsidRPr="005C7F34">
              <w:t>其他</w:t>
            </w:r>
          </w:p>
        </w:tc>
        <w:tc>
          <w:tcPr>
            <w:tcW w:w="2343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79D0A1" w14:textId="77777777" w:rsidR="005C7F34" w:rsidRPr="005C7F34" w:rsidRDefault="005C7F34" w:rsidP="005C7F34">
            <w:r w:rsidRPr="005C7F34">
              <w:t>明确位置但未列入</w:t>
            </w:r>
          </w:p>
        </w:tc>
      </w:tr>
    </w:tbl>
    <w:p w14:paraId="1CD807CF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：以上产业链位置划分是否准确？是否有需要调整或合并的？</w:t>
      </w:r>
    </w:p>
    <w:p w14:paraId="26B05D61" w14:textId="77777777" w:rsidR="005C7F34" w:rsidRPr="005C7F34" w:rsidRDefault="00530127" w:rsidP="005C7F34">
      <w:r>
        <w:pict w14:anchorId="17B632E8">
          <v:rect id="_x0000_i1031" style="width:0;height:1.5pt" o:hralign="center" o:hrstd="t" o:hr="t" fillcolor="#a0a0a0" stroked="f"/>
        </w:pict>
      </w:r>
    </w:p>
    <w:p w14:paraId="56FB0929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2.6 公司 company（自由抽取 + 名单匹配）</w:t>
      </w:r>
    </w:p>
    <w:p w14:paraId="779B4933" w14:textId="77777777" w:rsidR="005C7F34" w:rsidRPr="005C7F34" w:rsidRDefault="005C7F34" w:rsidP="005C7F34">
      <w:r w:rsidRPr="005C7F34">
        <w:t>系统从文章中自动抽取涉及的公司实体，并与以下名单匹配，标注角色：</w:t>
      </w:r>
    </w:p>
    <w:p w14:paraId="1B542B88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8"/>
        <w:gridCol w:w="6668"/>
      </w:tblGrid>
      <w:tr w:rsidR="005C7F34" w:rsidRPr="005C7F34" w14:paraId="05FB1303" w14:textId="77777777" w:rsidTr="005C7F34">
        <w:trPr>
          <w:tblHeader/>
        </w:trPr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16B995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角色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DA2CF3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清单来源（基于您的Excel）</w:t>
            </w:r>
          </w:p>
        </w:tc>
      </w:tr>
      <w:tr w:rsidR="005C7F34" w:rsidRPr="005C7F34" w14:paraId="3D72521F" w14:textId="77777777" w:rsidTr="005C7F34"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C151E6E" w14:textId="77777777" w:rsidR="005C7F34" w:rsidRPr="005C7F34" w:rsidRDefault="005C7F34" w:rsidP="005C7F34">
            <w:r w:rsidRPr="005C7F34">
              <w:rPr>
                <w:b/>
                <w:bCs/>
              </w:rPr>
              <w:t>竞品（国际原料商）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3D0840" w14:textId="7001AD3D" w:rsidR="005C7F34" w:rsidRPr="005C7F34" w:rsidRDefault="005C7F34" w:rsidP="005C7F34">
            <w:r w:rsidRPr="005C7F34">
              <w:t>巴斯夫、德之馨、赢创、瓦克、帝斯曼芬美意、亚什兰、路博润、森馨、嘉法狮、仙婷、科莱恩、世索科</w:t>
            </w:r>
          </w:p>
        </w:tc>
      </w:tr>
      <w:tr w:rsidR="005C7F34" w:rsidRPr="005C7F34" w14:paraId="2E3ECE32" w14:textId="77777777" w:rsidTr="005C7F34"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C5450D" w14:textId="77777777" w:rsidR="005C7F34" w:rsidRPr="005C7F34" w:rsidRDefault="005C7F34" w:rsidP="005C7F34">
            <w:r w:rsidRPr="005C7F34">
              <w:rPr>
                <w:b/>
                <w:bCs/>
              </w:rPr>
              <w:t>竞品（国内原料商）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F70319" w14:textId="573B31AB" w:rsidR="005C7F34" w:rsidRPr="005C7F34" w:rsidRDefault="005C7F34" w:rsidP="005C7F34">
            <w:r w:rsidRPr="005C7F34">
              <w:t>辉文生物、唯铂莱、克琴、JLand聚源生物、瑞吉明、维琪、辰海生科</w:t>
            </w:r>
            <w:r w:rsidR="00BD5117" w:rsidRPr="00BD5117">
              <w:rPr>
                <w:rFonts w:hint="eastAsia"/>
                <w:highlight w:val="yellow"/>
              </w:rPr>
              <w:t>、</w:t>
            </w:r>
            <w:r w:rsidR="00BD5117" w:rsidRPr="00BD5117">
              <w:rPr>
                <w:highlight w:val="yellow"/>
              </w:rPr>
              <w:t>瑞德林</w:t>
            </w:r>
          </w:p>
        </w:tc>
      </w:tr>
      <w:tr w:rsidR="005C7F34" w:rsidRPr="005C7F34" w14:paraId="7AC99D20" w14:textId="77777777" w:rsidTr="005C7F34"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790E29" w14:textId="77777777" w:rsidR="005C7F34" w:rsidRPr="005C7F34" w:rsidRDefault="005C7F34" w:rsidP="005C7F34">
            <w:r w:rsidRPr="005C7F34">
              <w:rPr>
                <w:b/>
                <w:bCs/>
              </w:rPr>
              <w:t>渠道合作伙伴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2104FF" w14:textId="77777777" w:rsidR="005C7F34" w:rsidRPr="005C7F34" w:rsidRDefault="005C7F34" w:rsidP="005C7F34">
            <w:r w:rsidRPr="005C7F34">
              <w:t>美in百好博、百好博致美堂、浦恩生化、萨科萨烁、上海万明生物、博烁个人护理、Ownsnow奥雪、奥利OLI、汇朗颜究院</w:t>
            </w:r>
          </w:p>
        </w:tc>
      </w:tr>
      <w:tr w:rsidR="005C7F34" w:rsidRPr="005C7F34" w14:paraId="51401490" w14:textId="77777777" w:rsidTr="005C7F34"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9DC372" w14:textId="77777777" w:rsidR="005C7F34" w:rsidRPr="005C7F34" w:rsidRDefault="005C7F34" w:rsidP="005C7F34">
            <w:r w:rsidRPr="005C7F34">
              <w:rPr>
                <w:b/>
                <w:bCs/>
              </w:rPr>
              <w:t>客户（MNC品牌）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5FB8C3" w14:textId="4DFF0574" w:rsidR="005227E0" w:rsidRPr="005C7F34" w:rsidRDefault="005C7F34" w:rsidP="005C7F34">
            <w:pPr>
              <w:rPr>
                <w:rFonts w:hint="eastAsia"/>
              </w:rPr>
            </w:pPr>
            <w:del w:id="103" w:author="Qin, Betty" w:date="2026-06-12T14:26:00Z" w16du:dateUtc="2026-06-12T06:26:00Z">
              <w:r w:rsidRPr="005C7F34" w:rsidDel="00711C56">
                <w:delText>兰蔻、科颜氏、赫莲娜、雅诗兰黛、海蓝之谜、倩碧、资生堂、CPB、IPSA、</w:delText>
              </w:r>
            </w:del>
            <w:del w:id="104" w:author="Qin, Betty" w:date="2026-06-11T15:38:00Z" w16du:dateUtc="2026-06-11T07:38:00Z">
              <w:r w:rsidRPr="005C7F34" w:rsidDel="00E022DC">
                <w:delText>旁氏、凡士林、多芬、玉兰油、</w:delText>
              </w:r>
            </w:del>
            <w:del w:id="105" w:author="Qin, Betty" w:date="2026-06-12T14:26:00Z" w16du:dateUtc="2026-06-12T06:26:00Z">
              <w:r w:rsidRPr="005C7F34" w:rsidDel="00711C56">
                <w:delText>SK-II、</w:delText>
              </w:r>
            </w:del>
            <w:del w:id="106" w:author="Qin, Betty" w:date="2026-06-11T15:38:00Z" w16du:dateUtc="2026-06-11T07:38:00Z">
              <w:r w:rsidRPr="005C7F34" w:rsidDel="00EE5576">
                <w:delText>妮维雅、</w:delText>
              </w:r>
            </w:del>
            <w:del w:id="107" w:author="Qin, Betty" w:date="2026-06-12T14:26:00Z" w16du:dateUtc="2026-06-12T06:26:00Z">
              <w:r w:rsidRPr="005C7F34" w:rsidDel="00711C56">
                <w:delText>优色林</w:delText>
              </w:r>
            </w:del>
            <w:ins w:id="108" w:author="Qin, Betty" w:date="2026-06-12T14:25:00Z">
              <w:r w:rsidR="005227E0" w:rsidRPr="005227E0">
                <w:t>LOreal Paris</w:t>
              </w:r>
            </w:ins>
            <w:ins w:id="109" w:author="Qin, Betty" w:date="2026-06-12T14:25:00Z" w16du:dateUtc="2026-06-12T06:25:00Z">
              <w:r w:rsidR="005227E0">
                <w:rPr>
                  <w:rFonts w:hint="eastAsia"/>
                </w:rPr>
                <w:t>、玉兰油、大宝、</w:t>
              </w:r>
            </w:ins>
            <w:ins w:id="110" w:author="Qin, Betty" w:date="2026-06-12T14:25:00Z">
              <w:r w:rsidR="005227E0" w:rsidRPr="005227E0">
                <w:t>AHC</w:t>
              </w:r>
            </w:ins>
            <w:ins w:id="111" w:author="Qin, Betty" w:date="2026-06-12T14:25:00Z" w16du:dateUtc="2026-06-12T06:25:00Z">
              <w:r w:rsidR="005227E0">
                <w:rPr>
                  <w:rFonts w:hint="eastAsia"/>
                </w:rPr>
                <w:t>、凡士林、</w:t>
              </w:r>
            </w:ins>
            <w:ins w:id="112" w:author="Qin, Betty" w:date="2026-06-12T14:25:00Z">
              <w:r w:rsidR="005227E0" w:rsidRPr="005227E0">
                <w:t>施华蔻</w:t>
              </w:r>
            </w:ins>
            <w:ins w:id="113" w:author="Qin, Betty" w:date="2026-06-12T14:25:00Z" w16du:dateUtc="2026-06-12T06:25:00Z">
              <w:r w:rsidR="005227E0">
                <w:rPr>
                  <w:rFonts w:hint="eastAsia"/>
                </w:rPr>
                <w:t>、</w:t>
              </w:r>
            </w:ins>
            <w:ins w:id="114" w:author="Qin, Betty" w:date="2026-06-12T14:25:00Z">
              <w:r w:rsidR="005227E0" w:rsidRPr="005227E0">
                <w:t>沙宣</w:t>
              </w:r>
            </w:ins>
            <w:ins w:id="115" w:author="Qin, Betty" w:date="2026-06-12T14:25:00Z" w16du:dateUtc="2026-06-12T06:25:00Z">
              <w:r w:rsidR="005227E0">
                <w:rPr>
                  <w:rFonts w:hint="eastAsia"/>
                </w:rPr>
                <w:t>、</w:t>
              </w:r>
            </w:ins>
            <w:ins w:id="116" w:author="Qin, Betty" w:date="2026-06-12T14:25:00Z">
              <w:r w:rsidR="005227E0" w:rsidRPr="005227E0">
                <w:t>香缇卡</w:t>
              </w:r>
            </w:ins>
            <w:ins w:id="117" w:author="Qin, Betty" w:date="2026-06-12T14:26:00Z" w16du:dateUtc="2026-06-12T06:26:00Z">
              <w:r w:rsidR="005227E0">
                <w:rPr>
                  <w:rFonts w:hint="eastAsia"/>
                </w:rPr>
                <w:t>、</w:t>
              </w:r>
            </w:ins>
            <w:ins w:id="118" w:author="Qin, Betty" w:date="2026-06-12T14:25:00Z">
              <w:r w:rsidR="005227E0" w:rsidRPr="005227E0">
                <w:t>清扬</w:t>
              </w:r>
            </w:ins>
            <w:ins w:id="119" w:author="Qin, Betty" w:date="2026-06-12T14:26:00Z" w16du:dateUtc="2026-06-12T06:26:00Z">
              <w:r w:rsidR="005227E0">
                <w:rPr>
                  <w:rFonts w:hint="eastAsia"/>
                </w:rPr>
                <w:t>、、</w:t>
              </w:r>
            </w:ins>
            <w:ins w:id="120" w:author="Qin, Betty" w:date="2026-06-12T14:25:00Z">
              <w:r w:rsidR="005227E0" w:rsidRPr="005227E0">
                <w:t>露得清、多芬、力士、旁氏</w:t>
              </w:r>
            </w:ins>
            <w:ins w:id="121" w:author="Qin, Betty" w:date="2026-06-12T14:26:00Z" w16du:dateUtc="2026-06-12T06:26:00Z">
              <w:r w:rsidR="005227E0">
                <w:rPr>
                  <w:rFonts w:hint="eastAsia"/>
                </w:rPr>
                <w:t>、</w:t>
              </w:r>
              <w:r w:rsidR="00711C56" w:rsidRPr="00711C56">
                <w:t>兰蔻、科颜氏、赫莲娜、雅诗兰黛、海蓝之谜、倩碧、CPB、IPSA、SK-II、优色林</w:t>
              </w:r>
            </w:ins>
          </w:p>
        </w:tc>
      </w:tr>
      <w:tr w:rsidR="005C7F34" w:rsidRPr="005C7F34" w14:paraId="015EB621" w14:textId="77777777" w:rsidTr="005C7F34">
        <w:tc>
          <w:tcPr>
            <w:tcW w:w="986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61BEBE" w14:textId="77777777" w:rsidR="005C7F34" w:rsidRPr="005C7F34" w:rsidRDefault="005C7F34" w:rsidP="005C7F34">
            <w:r w:rsidRPr="005C7F34">
              <w:rPr>
                <w:b/>
                <w:bCs/>
              </w:rPr>
              <w:lastRenderedPageBreak/>
              <w:t>客户（国内品牌）</w:t>
            </w:r>
          </w:p>
        </w:tc>
        <w:tc>
          <w:tcPr>
            <w:tcW w:w="4014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DF3E1E" w14:textId="22F0F24C" w:rsidR="005C7F34" w:rsidRPr="005C7F34" w:rsidRDefault="005C7F34" w:rsidP="005C7F34">
            <w:r w:rsidRPr="005C7F34">
              <w:t>韩束、一叶子、红色小象、newpage一页、珀莱雅、薇诺娜、润百颜、夸迪、米蓓尔、BM肌活、佰草集、丸美、完美日记、可复美、颐莲、瑷尔博士、自然堂、美肤宝</w:t>
            </w:r>
            <w:r w:rsidR="00607B2D">
              <w:rPr>
                <w:rFonts w:hint="eastAsia"/>
              </w:rPr>
              <w:t>、</w:t>
            </w:r>
            <w:r w:rsidR="00607B2D" w:rsidRPr="00607B2D">
              <w:rPr>
                <w:rFonts w:hint="eastAsia"/>
                <w:highlight w:val="yellow"/>
              </w:rPr>
              <w:t>澳宝</w:t>
            </w:r>
            <w:r w:rsidR="00444FCA">
              <w:rPr>
                <w:rFonts w:hint="eastAsia"/>
                <w:highlight w:val="yellow"/>
              </w:rPr>
              <w:t>、HBN</w:t>
            </w:r>
          </w:p>
        </w:tc>
      </w:tr>
    </w:tbl>
    <w:p w14:paraId="297DD06E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：以上公司名单和角色分类是否准确？是否有遗漏或需要调整角色的公司？</w:t>
      </w:r>
    </w:p>
    <w:p w14:paraId="5AB1C787" w14:textId="77777777" w:rsidR="005C7F34" w:rsidRPr="005C7F34" w:rsidRDefault="00530127" w:rsidP="005C7F34">
      <w:r>
        <w:pict w14:anchorId="43CBA61A">
          <v:rect id="_x0000_i1032" style="width:0;height:1.5pt" o:hralign="center" o:hrstd="t" o:hr="t" fillcolor="#a0a0a0" stroked="f"/>
        </w:pict>
      </w:r>
    </w:p>
    <w:p w14:paraId="71407AE4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三、订阅来源（信源）清单</w:t>
      </w:r>
    </w:p>
    <w:p w14:paraId="51B7741D" w14:textId="77777777" w:rsidR="005C7F34" w:rsidRPr="005C7F34" w:rsidRDefault="005C7F34" w:rsidP="005C7F34">
      <w:r w:rsidRPr="005C7F34">
        <w:t>以下是我们计划订阅的媒体和公众号，用于每月自动抓取文章：</w:t>
      </w:r>
    </w:p>
    <w:p w14:paraId="05EE5CF9" w14:textId="77777777" w:rsidR="005C7F34" w:rsidRPr="005C7F34" w:rsidRDefault="005C7F34" w:rsidP="005C7F34">
      <w:r w:rsidRPr="005C7F34">
        <w:rPr>
          <w:b/>
          <w:bCs/>
        </w:rPr>
        <w:t>表格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772"/>
        <w:gridCol w:w="6454"/>
      </w:tblGrid>
      <w:tr w:rsidR="005C7F34" w:rsidRPr="005C7F34" w14:paraId="1FF37B8C" w14:textId="77777777" w:rsidTr="005C7F34">
        <w:trPr>
          <w:tblHeader/>
        </w:trPr>
        <w:tc>
          <w:tcPr>
            <w:tcW w:w="65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71672B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类别</w:t>
            </w:r>
          </w:p>
        </w:tc>
        <w:tc>
          <w:tcPr>
            <w:tcW w:w="46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8FA4A1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数量</w:t>
            </w:r>
          </w:p>
        </w:tc>
        <w:tc>
          <w:tcPr>
            <w:tcW w:w="388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AB7D51" w14:textId="77777777" w:rsidR="005C7F34" w:rsidRPr="005C7F34" w:rsidRDefault="005C7F34" w:rsidP="005C7F34">
            <w:pPr>
              <w:rPr>
                <w:b/>
                <w:bCs/>
              </w:rPr>
            </w:pPr>
            <w:r w:rsidRPr="005C7F34">
              <w:rPr>
                <w:b/>
                <w:bCs/>
              </w:rPr>
              <w:t>来源名称</w:t>
            </w:r>
          </w:p>
        </w:tc>
      </w:tr>
      <w:tr w:rsidR="005C7F34" w:rsidRPr="005C7F34" w14:paraId="4C6B6536" w14:textId="77777777" w:rsidTr="005C7F34">
        <w:tc>
          <w:tcPr>
            <w:tcW w:w="65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D76BB8" w14:textId="77777777" w:rsidR="005C7F34" w:rsidRPr="005C7F34" w:rsidRDefault="005C7F34" w:rsidP="005C7F34">
            <w:r w:rsidRPr="005C7F34">
              <w:t>行业媒体</w:t>
            </w:r>
          </w:p>
        </w:tc>
        <w:tc>
          <w:tcPr>
            <w:tcW w:w="46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4C6516" w14:textId="77777777" w:rsidR="005C7F34" w:rsidRPr="005C7F34" w:rsidRDefault="005C7F34" w:rsidP="005C7F34">
            <w:r w:rsidRPr="005C7F34">
              <w:t>13</w:t>
            </w:r>
          </w:p>
        </w:tc>
        <w:tc>
          <w:tcPr>
            <w:tcW w:w="388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CEBE68" w14:textId="77777777" w:rsidR="005C7F34" w:rsidRPr="005C7F34" w:rsidRDefault="005C7F34" w:rsidP="005C7F34">
            <w:r w:rsidRPr="005C7F34">
              <w:t>硅碳鼠日化圈、美浪CBEAUTY、Fbeauty未来迹、美妆小报、美妆产品观、荣格个人护理、美丽修行App、PCHi、青眼、聚美丽、中国化妆品、化妆品观察品观、i美妆头条</w:t>
            </w:r>
          </w:p>
        </w:tc>
      </w:tr>
      <w:tr w:rsidR="005C7F34" w:rsidRPr="005C7F34" w14:paraId="002A10B3" w14:textId="77777777" w:rsidTr="005C7F34">
        <w:tc>
          <w:tcPr>
            <w:tcW w:w="65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16A2C1" w14:textId="77777777" w:rsidR="005C7F34" w:rsidRPr="005C7F34" w:rsidRDefault="005C7F34" w:rsidP="005C7F34">
            <w:r w:rsidRPr="005C7F34">
              <w:t>国际原料商官方</w:t>
            </w:r>
          </w:p>
        </w:tc>
        <w:tc>
          <w:tcPr>
            <w:tcW w:w="46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6EB3A9" w14:textId="77777777" w:rsidR="005C7F34" w:rsidRPr="005C7F34" w:rsidRDefault="005C7F34" w:rsidP="005C7F34">
            <w:r w:rsidRPr="005C7F34">
              <w:t>13</w:t>
            </w:r>
          </w:p>
        </w:tc>
        <w:tc>
          <w:tcPr>
            <w:tcW w:w="388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EF234C" w14:textId="547ADAAB" w:rsidR="005C7F34" w:rsidRPr="005C7F34" w:rsidRDefault="005C7F34" w:rsidP="005C7F34">
            <w:r w:rsidRPr="005C7F34">
              <w:t>巴斯夫护理化学品、德之馨、赢创个人护理、瓦克化学中国、帝斯曼芬美意Beauty&amp;Care、亚什兰个人护理、路博润、森馨化妆品科技、嘉法狮、仙婷、科莱恩、世索科</w:t>
            </w:r>
          </w:p>
        </w:tc>
      </w:tr>
      <w:tr w:rsidR="005C7F34" w:rsidRPr="005C7F34" w14:paraId="78D436F0" w14:textId="77777777" w:rsidTr="005C7F34">
        <w:tc>
          <w:tcPr>
            <w:tcW w:w="65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CF60B1" w14:textId="77777777" w:rsidR="005C7F34" w:rsidRPr="005C7F34" w:rsidRDefault="005C7F34" w:rsidP="005C7F34">
            <w:r w:rsidRPr="005C7F34">
              <w:t>国内原料商官方</w:t>
            </w:r>
          </w:p>
        </w:tc>
        <w:tc>
          <w:tcPr>
            <w:tcW w:w="46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6BD52F2" w14:textId="77777777" w:rsidR="005C7F34" w:rsidRPr="005C7F34" w:rsidRDefault="005C7F34" w:rsidP="005C7F34">
            <w:r w:rsidRPr="005C7F34">
              <w:t>7</w:t>
            </w:r>
          </w:p>
        </w:tc>
        <w:tc>
          <w:tcPr>
            <w:tcW w:w="388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2404AD" w14:textId="0823B21C" w:rsidR="005C7F34" w:rsidRPr="005C7F34" w:rsidRDefault="005C7F34" w:rsidP="005C7F34">
            <w:r w:rsidRPr="005C7F34">
              <w:t>辉文生物、杭州唯铂莱生物科技、上海克琴科技、JLand聚源生物、瑞吉明生物科技、维琪、STAREA辰海生科</w:t>
            </w:r>
            <w:r w:rsidR="007A5BB5" w:rsidRPr="007A5BB5">
              <w:rPr>
                <w:highlight w:val="yellow"/>
              </w:rPr>
              <w:t>、瑞德林</w:t>
            </w:r>
          </w:p>
        </w:tc>
      </w:tr>
      <w:tr w:rsidR="005C7F34" w:rsidRPr="005C7F34" w14:paraId="0BCB064E" w14:textId="77777777" w:rsidTr="005C7F34">
        <w:tc>
          <w:tcPr>
            <w:tcW w:w="650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4C8A14" w14:textId="77777777" w:rsidR="005C7F34" w:rsidRPr="005C7F34" w:rsidRDefault="005C7F34" w:rsidP="005C7F34">
            <w:r w:rsidRPr="005C7F34">
              <w:t>国内代理商</w:t>
            </w:r>
          </w:p>
        </w:tc>
        <w:tc>
          <w:tcPr>
            <w:tcW w:w="46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59E288" w14:textId="77777777" w:rsidR="005C7F34" w:rsidRPr="005C7F34" w:rsidRDefault="005C7F34" w:rsidP="005C7F34">
            <w:r w:rsidRPr="005C7F34">
              <w:t>9</w:t>
            </w:r>
          </w:p>
        </w:tc>
        <w:tc>
          <w:tcPr>
            <w:tcW w:w="3885" w:type="pct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5436E6" w14:textId="77777777" w:rsidR="005C7F34" w:rsidRPr="005C7F34" w:rsidRDefault="005C7F34" w:rsidP="005C7F34">
            <w:r w:rsidRPr="005C7F34">
              <w:t>美in百好博、百好博致美堂、浦恩生化、萨科萨烁、上海万明生物、博烁个人护理、Ownsnow奥雪、奥利OLI、汇朗颜究院</w:t>
            </w:r>
          </w:p>
        </w:tc>
      </w:tr>
    </w:tbl>
    <w:p w14:paraId="06BDA7D8" w14:textId="77777777" w:rsidR="005C7F34" w:rsidRPr="005C7F34" w:rsidRDefault="005C7F34" w:rsidP="005C7F34">
      <w:r w:rsidRPr="005C7F34">
        <w:rPr>
          <w:b/>
          <w:bCs/>
        </w:rPr>
        <w:t>请确认</w:t>
      </w:r>
      <w:r w:rsidRPr="005C7F34">
        <w:t>：以上订阅来源是否完整？是否有遗漏的媒体或公众号（如 网易号、新浪美妆、百度百家号等）？是否有不需要订阅的来源？</w:t>
      </w:r>
    </w:p>
    <w:p w14:paraId="34DCC437" w14:textId="77777777" w:rsidR="005C7F34" w:rsidRPr="005C7F34" w:rsidRDefault="00530127" w:rsidP="005C7F34">
      <w:r>
        <w:lastRenderedPageBreak/>
        <w:pict w14:anchorId="76B019A5">
          <v:rect id="_x0000_i1033" style="width:0;height:1.5pt" o:hralign="center" o:hrstd="t" o:hr="t" fillcolor="#a0a0a0" stroked="f"/>
        </w:pict>
      </w:r>
    </w:p>
    <w:p w14:paraId="1460350B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四、待确认事项（请直接批注或勾选）</w:t>
      </w:r>
    </w:p>
    <w:p w14:paraId="49DFB047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栏目确认</w:t>
      </w:r>
    </w:p>
    <w:p w14:paraId="257A5FFF" w14:textId="77777777" w:rsidR="005C7F34" w:rsidRPr="005C7F34" w:rsidRDefault="005C7F34" w:rsidP="005C7F34">
      <w:pPr>
        <w:numPr>
          <w:ilvl w:val="0"/>
          <w:numId w:val="1"/>
        </w:numPr>
      </w:pPr>
      <w:r w:rsidRPr="005C7F34">
        <w:t>[ ] 7个报告栏目覆盖当前需求</w:t>
      </w:r>
    </w:p>
    <w:p w14:paraId="62C1890F" w14:textId="77777777" w:rsidR="005C7F34" w:rsidRPr="005C7F34" w:rsidRDefault="005C7F34" w:rsidP="005C7F34">
      <w:pPr>
        <w:numPr>
          <w:ilvl w:val="0"/>
          <w:numId w:val="1"/>
        </w:numPr>
      </w:pPr>
      <w:r w:rsidRPr="005C7F34">
        <w:t>[ ] 需要增加栏目：__________</w:t>
      </w:r>
    </w:p>
    <w:p w14:paraId="35B3F2F8" w14:textId="77777777" w:rsidR="005C7F34" w:rsidRPr="005C7F34" w:rsidRDefault="005C7F34" w:rsidP="005C7F34">
      <w:pPr>
        <w:numPr>
          <w:ilvl w:val="0"/>
          <w:numId w:val="1"/>
        </w:numPr>
      </w:pPr>
      <w:r w:rsidRPr="005C7F34">
        <w:t>[ ] 需要合并栏目：__________</w:t>
      </w:r>
    </w:p>
    <w:p w14:paraId="537CEADC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标签确认</w:t>
      </w:r>
    </w:p>
    <w:p w14:paraId="7A4AE0CC" w14:textId="77777777" w:rsidR="005C7F34" w:rsidRPr="005C7F34" w:rsidRDefault="005C7F34" w:rsidP="005C7F34">
      <w:pPr>
        <w:numPr>
          <w:ilvl w:val="0"/>
          <w:numId w:val="2"/>
        </w:numPr>
      </w:pPr>
      <w:r w:rsidRPr="005C7F34">
        <w:t>[ ] 主故事类型（8类）覆盖日常文章类型</w:t>
      </w:r>
    </w:p>
    <w:p w14:paraId="259EDB03" w14:textId="77777777" w:rsidR="005C7F34" w:rsidRPr="005C7F34" w:rsidRDefault="005C7F34" w:rsidP="005C7F34">
      <w:pPr>
        <w:numPr>
          <w:ilvl w:val="0"/>
          <w:numId w:val="2"/>
        </w:numPr>
      </w:pPr>
      <w:r w:rsidRPr="005C7F34">
        <w:t>[ ] 应用场景（9类）覆盖关注范围</w:t>
      </w:r>
    </w:p>
    <w:p w14:paraId="5A44C0F4" w14:textId="77777777" w:rsidR="005C7F34" w:rsidRPr="005C7F34" w:rsidRDefault="005C7F34" w:rsidP="005C7F34">
      <w:pPr>
        <w:numPr>
          <w:ilvl w:val="0"/>
          <w:numId w:val="2"/>
        </w:numPr>
      </w:pPr>
      <w:r w:rsidRPr="005C7F34">
        <w:t>[ ] 成分/技术列表覆盖当前追踪范围</w:t>
      </w:r>
    </w:p>
    <w:p w14:paraId="1AAB39B1" w14:textId="77777777" w:rsidR="005C7F34" w:rsidRPr="005C7F34" w:rsidRDefault="005C7F34" w:rsidP="005C7F34">
      <w:pPr>
        <w:numPr>
          <w:ilvl w:val="0"/>
          <w:numId w:val="2"/>
        </w:numPr>
      </w:pPr>
      <w:r w:rsidRPr="005C7F34">
        <w:t>[ ] 功效宣称列表覆盖产品线方向</w:t>
      </w:r>
    </w:p>
    <w:p w14:paraId="35D1081A" w14:textId="77777777" w:rsidR="005C7F34" w:rsidRPr="005C7F34" w:rsidRDefault="005C7F34" w:rsidP="005C7F34">
      <w:pPr>
        <w:numPr>
          <w:ilvl w:val="0"/>
          <w:numId w:val="2"/>
        </w:numPr>
      </w:pPr>
      <w:r w:rsidRPr="005C7F34">
        <w:t>[ ] 价值链阶段划分准确</w:t>
      </w:r>
    </w:p>
    <w:p w14:paraId="2F30AE41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名单确认</w:t>
      </w:r>
    </w:p>
    <w:p w14:paraId="7999C129" w14:textId="77777777" w:rsidR="005C7F34" w:rsidRPr="005C7F34" w:rsidRDefault="005C7F34" w:rsidP="005C7F34">
      <w:pPr>
        <w:numPr>
          <w:ilvl w:val="0"/>
          <w:numId w:val="3"/>
        </w:numPr>
      </w:pPr>
      <w:r w:rsidRPr="005C7F34">
        <w:t>[ ] 公司名单和角色分类准确</w:t>
      </w:r>
    </w:p>
    <w:p w14:paraId="1A944206" w14:textId="77777777" w:rsidR="005C7F34" w:rsidRPr="005C7F34" w:rsidRDefault="005C7F34" w:rsidP="005C7F34">
      <w:pPr>
        <w:numPr>
          <w:ilvl w:val="0"/>
          <w:numId w:val="3"/>
        </w:numPr>
      </w:pPr>
      <w:r w:rsidRPr="005C7F34">
        <w:t>[ ] 订阅来源完整</w:t>
      </w:r>
    </w:p>
    <w:p w14:paraId="44B5AB08" w14:textId="77777777" w:rsidR="005C7F34" w:rsidRPr="005C7F34" w:rsidRDefault="005C7F34" w:rsidP="005C7F34">
      <w:pPr>
        <w:rPr>
          <w:b/>
          <w:bCs/>
        </w:rPr>
      </w:pPr>
      <w:r w:rsidRPr="005C7F34">
        <w:rPr>
          <w:b/>
          <w:bCs/>
        </w:rPr>
        <w:t>补充说明</w:t>
      </w:r>
    </w:p>
    <w:p w14:paraId="086F3D5B" w14:textId="77777777" w:rsidR="005C7F34" w:rsidRPr="005C7F34" w:rsidRDefault="005C7F34" w:rsidP="005C7F34">
      <w:pPr>
        <w:numPr>
          <w:ilvl w:val="0"/>
          <w:numId w:val="4"/>
        </w:numPr>
      </w:pPr>
      <w:r w:rsidRPr="005C7F34">
        <w:t>[ ] 有重点追踪的成分/技术需要补充进字典：__________</w:t>
      </w:r>
    </w:p>
    <w:p w14:paraId="2E9191AB" w14:textId="77777777" w:rsidR="005C7F34" w:rsidRPr="005C7F34" w:rsidRDefault="005C7F34" w:rsidP="005C7F34">
      <w:pPr>
        <w:numPr>
          <w:ilvl w:val="0"/>
          <w:numId w:val="4"/>
        </w:numPr>
      </w:pPr>
      <w:r w:rsidRPr="005C7F34">
        <w:t>[ ] 有经常关注但不在列表中的应用场景：__________</w:t>
      </w:r>
    </w:p>
    <w:p w14:paraId="218E1D26" w14:textId="77777777" w:rsidR="005C7F34" w:rsidRPr="005C7F34" w:rsidRDefault="005C7F34" w:rsidP="005C7F34">
      <w:pPr>
        <w:numPr>
          <w:ilvl w:val="0"/>
          <w:numId w:val="4"/>
        </w:numPr>
      </w:pPr>
      <w:r w:rsidRPr="005C7F34">
        <w:t>[ ] 其他调整意见：__________</w:t>
      </w:r>
    </w:p>
    <w:p w14:paraId="6972DC0E" w14:textId="77777777" w:rsidR="005C78D7" w:rsidRDefault="005C78D7"/>
    <w:sectPr w:rsidR="005C7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Qin, Betty" w:date="2026-06-11T13:29:00Z" w:initials="BQ">
    <w:p w14:paraId="749BAEF8" w14:textId="77777777" w:rsidR="005D7C88" w:rsidRDefault="0032788D" w:rsidP="005D7C88">
      <w:pPr>
        <w:pStyle w:val="CommentText"/>
      </w:pPr>
      <w:r>
        <w:rPr>
          <w:rStyle w:val="CommentReference"/>
        </w:rPr>
        <w:annotationRef/>
      </w:r>
      <w:r w:rsidR="005D7C88">
        <w:rPr>
          <w:rFonts w:hint="eastAsia"/>
        </w:rPr>
        <w:t>可合并</w:t>
      </w:r>
      <w:r w:rsidR="005D7C88">
        <w:rPr>
          <w:b/>
          <w:bCs/>
        </w:rPr>
        <w:t>成分趋势分析</w:t>
      </w:r>
      <w:r w:rsidR="005D7C88">
        <w:rPr>
          <w:rFonts w:hint="eastAsia"/>
          <w:b/>
          <w:bCs/>
        </w:rPr>
        <w:t>、</w:t>
      </w:r>
    </w:p>
    <w:p w14:paraId="139451FD" w14:textId="77777777" w:rsidR="005D7C88" w:rsidRDefault="005D7C88" w:rsidP="005D7C88">
      <w:pPr>
        <w:pStyle w:val="CommentText"/>
      </w:pPr>
      <w:r>
        <w:rPr>
          <w:b/>
          <w:bCs/>
        </w:rPr>
        <w:t>技术创新追踪</w:t>
      </w:r>
    </w:p>
    <w:p w14:paraId="0BC977CE" w14:textId="77777777" w:rsidR="005D7C88" w:rsidRDefault="005D7C88" w:rsidP="005D7C88">
      <w:pPr>
        <w:pStyle w:val="CommentText"/>
      </w:pPr>
      <w:r>
        <w:rPr>
          <w:rFonts w:hint="eastAsia"/>
        </w:rPr>
        <w:t>两个板块，新成分</w:t>
      </w:r>
      <w:r>
        <w:t>&amp;新趋势情报</w:t>
      </w:r>
    </w:p>
  </w:comment>
  <w:comment w:id="15" w:author="Qin, Betty" w:date="2026-06-11T13:29:00Z" w:initials="BQ">
    <w:p w14:paraId="678829EF" w14:textId="4E97436E" w:rsidR="0032788D" w:rsidRDefault="0032788D" w:rsidP="0032788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可以增加法规新政策</w:t>
      </w:r>
    </w:p>
  </w:comment>
  <w:comment w:id="28" w:author="Qin, Betty" w:date="2026-06-11T13:46:00Z" w:initials="BQ">
    <w:p w14:paraId="1AEEA681" w14:textId="77777777" w:rsidR="00BD5117" w:rsidRDefault="00A730BF" w:rsidP="00BD5117">
      <w:pPr>
        <w:pStyle w:val="CommentText"/>
      </w:pPr>
      <w:r>
        <w:rPr>
          <w:rStyle w:val="CommentReference"/>
        </w:rPr>
        <w:annotationRef/>
      </w:r>
      <w:r w:rsidR="00BD5117">
        <w:rPr>
          <w:rFonts w:hint="eastAsia"/>
        </w:rPr>
        <w:t>美妆不怎么做，可删除</w:t>
      </w:r>
    </w:p>
  </w:comment>
  <w:comment w:id="29" w:author="Qin, Betty" w:date="2026-06-11T13:48:00Z" w:initials="BQ">
    <w:p w14:paraId="6798CC05" w14:textId="77777777" w:rsidR="00D92AFA" w:rsidRDefault="00D92AFA" w:rsidP="00D92AFA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但是卸妆可以放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BC977CE" w15:done="0"/>
  <w15:commentEx w15:paraId="678829EF" w15:done="0"/>
  <w15:commentEx w15:paraId="1AEEA681" w15:done="0"/>
  <w15:commentEx w15:paraId="6798CC05" w15:paraIdParent="1AEEA68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2C703D" w16cex:dateUtc="2026-06-11T05:29:00Z"/>
  <w16cex:commentExtensible w16cex:durableId="7510405D" w16cex:dateUtc="2026-06-11T05:29:00Z"/>
  <w16cex:commentExtensible w16cex:durableId="0CC64B82" w16cex:dateUtc="2026-06-11T05:46:00Z"/>
  <w16cex:commentExtensible w16cex:durableId="628A75E1" w16cex:dateUtc="2026-06-11T05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BC977CE" w16cid:durableId="042C703D"/>
  <w16cid:commentId w16cid:paraId="678829EF" w16cid:durableId="7510405D"/>
  <w16cid:commentId w16cid:paraId="1AEEA681" w16cid:durableId="0CC64B82"/>
  <w16cid:commentId w16cid:paraId="6798CC05" w16cid:durableId="628A75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493"/>
    <w:multiLevelType w:val="multilevel"/>
    <w:tmpl w:val="DFE0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8038E5"/>
    <w:multiLevelType w:val="multilevel"/>
    <w:tmpl w:val="E7E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F1548C"/>
    <w:multiLevelType w:val="multilevel"/>
    <w:tmpl w:val="9532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8D46D5"/>
    <w:multiLevelType w:val="multilevel"/>
    <w:tmpl w:val="398A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9765555">
    <w:abstractNumId w:val="3"/>
  </w:num>
  <w:num w:numId="2" w16cid:durableId="155415323">
    <w:abstractNumId w:val="2"/>
  </w:num>
  <w:num w:numId="3" w16cid:durableId="696396517">
    <w:abstractNumId w:val="0"/>
  </w:num>
  <w:num w:numId="4" w16cid:durableId="103265236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in, Betty">
    <w15:presenceInfo w15:providerId="AD" w15:userId="S::betty.qin@croda.com::4eeff3a5-02d5-430e-814a-b002160e11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34"/>
    <w:rsid w:val="000646DE"/>
    <w:rsid w:val="0019788B"/>
    <w:rsid w:val="001C2186"/>
    <w:rsid w:val="002746AC"/>
    <w:rsid w:val="002E016B"/>
    <w:rsid w:val="0032788D"/>
    <w:rsid w:val="0039373A"/>
    <w:rsid w:val="00420574"/>
    <w:rsid w:val="00444FCA"/>
    <w:rsid w:val="00495A3D"/>
    <w:rsid w:val="005227E0"/>
    <w:rsid w:val="005619EF"/>
    <w:rsid w:val="00565041"/>
    <w:rsid w:val="005C78D7"/>
    <w:rsid w:val="005C7F34"/>
    <w:rsid w:val="005D7C88"/>
    <w:rsid w:val="00606F8A"/>
    <w:rsid w:val="00607B2D"/>
    <w:rsid w:val="006129AC"/>
    <w:rsid w:val="006402E0"/>
    <w:rsid w:val="00655B25"/>
    <w:rsid w:val="00671BE7"/>
    <w:rsid w:val="0071165B"/>
    <w:rsid w:val="00711C56"/>
    <w:rsid w:val="00712543"/>
    <w:rsid w:val="007A5BB5"/>
    <w:rsid w:val="007E3B64"/>
    <w:rsid w:val="008B48EE"/>
    <w:rsid w:val="008F551D"/>
    <w:rsid w:val="0095452C"/>
    <w:rsid w:val="009D455F"/>
    <w:rsid w:val="009E1FFA"/>
    <w:rsid w:val="00A730BF"/>
    <w:rsid w:val="00AA08E9"/>
    <w:rsid w:val="00B6071A"/>
    <w:rsid w:val="00BD4854"/>
    <w:rsid w:val="00BD5117"/>
    <w:rsid w:val="00BF5CE7"/>
    <w:rsid w:val="00C9390F"/>
    <w:rsid w:val="00CA26D1"/>
    <w:rsid w:val="00CA5C2E"/>
    <w:rsid w:val="00D0118F"/>
    <w:rsid w:val="00D92AFA"/>
    <w:rsid w:val="00E022DC"/>
    <w:rsid w:val="00E04F68"/>
    <w:rsid w:val="00EA3E2C"/>
    <w:rsid w:val="00EE5576"/>
    <w:rsid w:val="00F6053D"/>
    <w:rsid w:val="00F77D6E"/>
    <w:rsid w:val="00F852BB"/>
    <w:rsid w:val="00F9748C"/>
    <w:rsid w:val="00FD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88E2"/>
  <w15:chartTrackingRefBased/>
  <w15:docId w15:val="{01058B2F-D4FF-4D73-B087-6474CD623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C7F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F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F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F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F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F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F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F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F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F3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F3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F3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F3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F3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F3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C7F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F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F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F34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278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78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78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88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788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1254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3B5A6-93FB-47D3-929B-A72FF77FA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11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Yuan</dc:creator>
  <cp:keywords/>
  <dc:description/>
  <cp:lastModifiedBy>Qin, Betty</cp:lastModifiedBy>
  <cp:revision>45</cp:revision>
  <dcterms:created xsi:type="dcterms:W3CDTF">2026-06-11T05:30:00Z</dcterms:created>
  <dcterms:modified xsi:type="dcterms:W3CDTF">2026-06-12T06:26:00Z</dcterms:modified>
</cp:coreProperties>
</file>